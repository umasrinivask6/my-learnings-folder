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EastAsia" w:cs="Times New Roman"/>
          <w:lang w:val="en-US"/>
        </w:rPr>
        <w:id w:val="15616629"/>
        <w:docPartObj>
          <w:docPartGallery w:val="Cover Pages"/>
          <w:docPartUnique/>
        </w:docPartObj>
      </w:sdtPr>
      <w:sdtContent>
        <w:p w14:paraId="24E8D78F" w14:textId="77777777" w:rsidR="00EA1C9A" w:rsidRDefault="003E5874">
          <w:r>
            <w:rPr>
              <w:noProof/>
            </w:rPr>
            <mc:AlternateContent>
              <mc:Choice Requires="wpg">
                <w:drawing>
                  <wp:anchor distT="0" distB="0" distL="0" distR="0" simplePos="0" relativeHeight="29" behindDoc="1" locked="0" layoutInCell="1" allowOverlap="1" wp14:anchorId="16902FEA" wp14:editId="348ADD67">
                    <wp:simplePos x="0" y="0"/>
                    <wp:positionH relativeFrom="page">
                      <wp:align>center</wp:align>
                    </wp:positionH>
                    <wp:positionV relativeFrom="page">
                      <wp:align>center</wp:align>
                    </wp:positionV>
                    <wp:extent cx="6859270" cy="9145270"/>
                    <wp:effectExtent l="0" t="0" r="1905" b="0"/>
                    <wp:wrapNone/>
                    <wp:docPr id="1" name="Group 48"/>
                    <wp:cNvGraphicFramePr/>
                    <a:graphic xmlns:a="http://schemas.openxmlformats.org/drawingml/2006/main">
                      <a:graphicData uri="http://schemas.microsoft.com/office/word/2010/wordprocessingGroup">
                        <wpg:wgp>
                          <wpg:cNvGrpSpPr/>
                          <wpg:grpSpPr>
                            <a:xfrm>
                              <a:off x="0" y="0"/>
                              <a:ext cx="6858720" cy="9144720"/>
                              <a:chOff x="0" y="0"/>
                              <a:chExt cx="0" cy="0"/>
                            </a:xfrm>
                          </wpg:grpSpPr>
                          <wpg:grpSp>
                            <wpg:cNvPr id="2" name="Group 2"/>
                            <wpg:cNvGrpSpPr/>
                            <wpg:grpSpPr>
                              <a:xfrm>
                                <a:off x="0" y="0"/>
                                <a:ext cx="6858720" cy="9144720"/>
                                <a:chOff x="0" y="0"/>
                                <a:chExt cx="0" cy="0"/>
                              </a:xfrm>
                            </wpg:grpSpPr>
                            <wps:wsp>
                              <wps:cNvPr id="3" name="Rectangle 3"/>
                              <wps:cNvSpPr/>
                              <wps:spPr>
                                <a:xfrm>
                                  <a:off x="0" y="0"/>
                                  <a:ext cx="6858720" cy="9144720"/>
                                </a:xfrm>
                                <a:prstGeom prst="rect">
                                  <a:avLst/>
                                </a:prstGeom>
                                <a:gradFill rotWithShape="0">
                                  <a:gsLst>
                                    <a:gs pos="10000">
                                      <a:srgbClr val="1FD7A7"/>
                                    </a:gs>
                                    <a:gs pos="100000">
                                      <a:schemeClr val="dk2">
                                        <a:shade val="96000"/>
                                        <a:satMod val="120000"/>
                                        <a:lumMod val="90000"/>
                                      </a:schemeClr>
                                    </a:gs>
                                  </a:gsLst>
                                  <a:lin ang="6120000"/>
                                </a:gradFill>
                                <a:ln>
                                  <a:noFill/>
                                </a:ln>
                              </wps:spPr>
                              <wps:style>
                                <a:lnRef idx="2">
                                  <a:schemeClr val="accent1">
                                    <a:shade val="50000"/>
                                  </a:schemeClr>
                                </a:lnRef>
                                <a:fillRef idx="1002">
                                  <a:schemeClr val="dk2"/>
                                </a:fillRef>
                                <a:effectRef idx="0">
                                  <a:schemeClr val="accent1"/>
                                </a:effectRef>
                                <a:fontRef idx="minor"/>
                              </wps:style>
                              <wps:bodyPr/>
                            </wps:wsp>
                            <wpg:grpSp>
                              <wpg:cNvPr id="4" name="Group 4"/>
                              <wpg:cNvGrpSpPr/>
                              <wpg:grpSpPr>
                                <a:xfrm>
                                  <a:off x="2524680" y="0"/>
                                  <a:ext cx="4329360" cy="4490640"/>
                                  <a:chOff x="0" y="0"/>
                                  <a:chExt cx="0" cy="0"/>
                                </a:xfrm>
                              </wpg:grpSpPr>
                              <wps:wsp>
                                <wps:cNvPr id="5" name="Freeform: Shape 5"/>
                                <wps:cNvSpPr/>
                                <wps:spPr>
                                  <a:xfrm>
                                    <a:off x="1502640" y="0"/>
                                    <a:ext cx="2827080" cy="2834640"/>
                                  </a:xfrm>
                                  <a:custGeom>
                                    <a:avLst/>
                                    <a:gdLst/>
                                    <a:ahLst/>
                                    <a:cxnLst/>
                                    <a:rect l="l" t="t" r="r" b="b"/>
                                    <a:pathLst>
                                      <a:path w="1781" h="1786">
                                        <a:moveTo>
                                          <a:pt x="4" y="1786"/>
                                        </a:moveTo>
                                        <a:lnTo>
                                          <a:pt x="0" y="1782"/>
                                        </a:lnTo>
                                        <a:lnTo>
                                          <a:pt x="1776" y="0"/>
                                        </a:lnTo>
                                        <a:lnTo>
                                          <a:pt x="1781" y="5"/>
                                        </a:lnTo>
                                        <a:lnTo>
                                          <a:pt x="4" y="1786"/>
                                        </a:lnTo>
                                        <a:close/>
                                      </a:path>
                                    </a:pathLst>
                                  </a:custGeom>
                                  <a:solidFill>
                                    <a:schemeClr val="bg1"/>
                                  </a:solidFill>
                                  <a:ln>
                                    <a:noFill/>
                                  </a:ln>
                                </wps:spPr>
                                <wps:style>
                                  <a:lnRef idx="0">
                                    <a:scrgbClr r="0" g="0" b="0"/>
                                  </a:lnRef>
                                  <a:fillRef idx="0">
                                    <a:scrgbClr r="0" g="0" b="0"/>
                                  </a:fillRef>
                                  <a:effectRef idx="0">
                                    <a:scrgbClr r="0" g="0" b="0"/>
                                  </a:effectRef>
                                  <a:fontRef idx="minor"/>
                                </wps:style>
                                <wps:bodyPr/>
                              </wps:wsp>
                              <wps:wsp>
                                <wps:cNvPr id="6" name="Freeform: Shape 6"/>
                                <wps:cNvSpPr/>
                                <wps:spPr>
                                  <a:xfrm>
                                    <a:off x="782280" y="227160"/>
                                    <a:ext cx="3546360" cy="3546000"/>
                                  </a:xfrm>
                                  <a:custGeom>
                                    <a:avLst/>
                                    <a:gdLst/>
                                    <a:ahLst/>
                                    <a:cxnLst/>
                                    <a:rect l="l" t="t" r="r" b="b"/>
                                    <a:pathLst>
                                      <a:path w="2234" h="2234">
                                        <a:moveTo>
                                          <a:pt x="5" y="2234"/>
                                        </a:moveTo>
                                        <a:lnTo>
                                          <a:pt x="0" y="2229"/>
                                        </a:lnTo>
                                        <a:lnTo>
                                          <a:pt x="2229" y="0"/>
                                        </a:lnTo>
                                        <a:lnTo>
                                          <a:pt x="2234" y="5"/>
                                        </a:lnTo>
                                        <a:lnTo>
                                          <a:pt x="5" y="2234"/>
                                        </a:lnTo>
                                        <a:close/>
                                      </a:path>
                                    </a:pathLst>
                                  </a:custGeom>
                                  <a:solidFill>
                                    <a:schemeClr val="bg1"/>
                                  </a:solidFill>
                                  <a:ln>
                                    <a:noFill/>
                                  </a:ln>
                                </wps:spPr>
                                <wps:style>
                                  <a:lnRef idx="0">
                                    <a:scrgbClr r="0" g="0" b="0"/>
                                  </a:lnRef>
                                  <a:fillRef idx="0">
                                    <a:scrgbClr r="0" g="0" b="0"/>
                                  </a:fillRef>
                                  <a:effectRef idx="0">
                                    <a:scrgbClr r="0" g="0" b="0"/>
                                  </a:effectRef>
                                  <a:fontRef idx="minor"/>
                                </wps:style>
                                <wps:bodyPr/>
                              </wps:wsp>
                              <wps:wsp>
                                <wps:cNvPr id="7" name="Freeform: Shape 7"/>
                                <wps:cNvSpPr/>
                                <wps:spPr>
                                  <a:xfrm>
                                    <a:off x="841320" y="109800"/>
                                    <a:ext cx="3488040" cy="3487320"/>
                                  </a:xfrm>
                                  <a:custGeom>
                                    <a:avLst/>
                                    <a:gdLst/>
                                    <a:ahLst/>
                                    <a:cxnLst/>
                                    <a:rect l="l" t="t" r="r" b="b"/>
                                    <a:pathLst>
                                      <a:path w="2197" h="2197">
                                        <a:moveTo>
                                          <a:pt x="9" y="2197"/>
                                        </a:moveTo>
                                        <a:lnTo>
                                          <a:pt x="0" y="2193"/>
                                        </a:lnTo>
                                        <a:lnTo>
                                          <a:pt x="2188" y="0"/>
                                        </a:lnTo>
                                        <a:lnTo>
                                          <a:pt x="2197" y="10"/>
                                        </a:lnTo>
                                        <a:lnTo>
                                          <a:pt x="9" y="2197"/>
                                        </a:lnTo>
                                        <a:close/>
                                      </a:path>
                                    </a:pathLst>
                                  </a:custGeom>
                                  <a:solidFill>
                                    <a:schemeClr val="bg1"/>
                                  </a:solidFill>
                                  <a:ln>
                                    <a:noFill/>
                                  </a:ln>
                                </wps:spPr>
                                <wps:style>
                                  <a:lnRef idx="0">
                                    <a:scrgbClr r="0" g="0" b="0"/>
                                  </a:lnRef>
                                  <a:fillRef idx="0">
                                    <a:scrgbClr r="0" g="0" b="0"/>
                                  </a:fillRef>
                                  <a:effectRef idx="0">
                                    <a:scrgbClr r="0" g="0" b="0"/>
                                  </a:effectRef>
                                  <a:fontRef idx="minor"/>
                                </wps:style>
                                <wps:bodyPr/>
                              </wps:wsp>
                              <wps:wsp>
                                <wps:cNvPr id="8" name="Freeform: Shape 8"/>
                                <wps:cNvSpPr/>
                                <wps:spPr>
                                  <a:xfrm>
                                    <a:off x="1216800" y="498600"/>
                                    <a:ext cx="3112920" cy="3120480"/>
                                  </a:xfrm>
                                  <a:custGeom>
                                    <a:avLst/>
                                    <a:gdLst/>
                                    <a:ahLst/>
                                    <a:cxnLst/>
                                    <a:rect l="l" t="t" r="r" b="b"/>
                                    <a:pathLst>
                                      <a:path w="1961" h="1966">
                                        <a:moveTo>
                                          <a:pt x="9" y="1966"/>
                                        </a:moveTo>
                                        <a:lnTo>
                                          <a:pt x="0" y="1957"/>
                                        </a:lnTo>
                                        <a:lnTo>
                                          <a:pt x="1952" y="0"/>
                                        </a:lnTo>
                                        <a:lnTo>
                                          <a:pt x="1961" y="9"/>
                                        </a:lnTo>
                                        <a:lnTo>
                                          <a:pt x="9" y="1966"/>
                                        </a:lnTo>
                                        <a:close/>
                                      </a:path>
                                    </a:pathLst>
                                  </a:custGeom>
                                  <a:solidFill>
                                    <a:schemeClr val="bg1"/>
                                  </a:solidFill>
                                  <a:ln>
                                    <a:noFill/>
                                  </a:ln>
                                </wps:spPr>
                                <wps:style>
                                  <a:lnRef idx="0">
                                    <a:scrgbClr r="0" g="0" b="0"/>
                                  </a:lnRef>
                                  <a:fillRef idx="0">
                                    <a:scrgbClr r="0" g="0" b="0"/>
                                  </a:fillRef>
                                  <a:effectRef idx="0">
                                    <a:scrgbClr r="0" g="0" b="0"/>
                                  </a:effectRef>
                                  <a:fontRef idx="minor"/>
                                </wps:style>
                                <wps:bodyPr/>
                              </wps:wsp>
                              <wps:wsp>
                                <wps:cNvPr id="9" name="Freeform: Shape 9"/>
                                <wps:cNvSpPr/>
                                <wps:spPr>
                                  <a:xfrm>
                                    <a:off x="0" y="154440"/>
                                    <a:ext cx="4329360" cy="4336560"/>
                                  </a:xfrm>
                                  <a:custGeom>
                                    <a:avLst/>
                                    <a:gdLst/>
                                    <a:ahLst/>
                                    <a:cxnLst/>
                                    <a:rect l="l" t="t" r="r" b="b"/>
                                    <a:pathLst>
                                      <a:path w="2727" h="2732">
                                        <a:moveTo>
                                          <a:pt x="0" y="2732"/>
                                        </a:moveTo>
                                        <a:lnTo>
                                          <a:pt x="0" y="2728"/>
                                        </a:lnTo>
                                        <a:lnTo>
                                          <a:pt x="2722" y="0"/>
                                        </a:lnTo>
                                        <a:lnTo>
                                          <a:pt x="2727" y="5"/>
                                        </a:lnTo>
                                        <a:lnTo>
                                          <a:pt x="0" y="2732"/>
                                        </a:lnTo>
                                        <a:close/>
                                      </a:path>
                                    </a:pathLst>
                                  </a:custGeom>
                                  <a:solidFill>
                                    <a:schemeClr val="bg1"/>
                                  </a:solidFill>
                                  <a:ln>
                                    <a:noFill/>
                                  </a:ln>
                                </wps:spPr>
                                <wps:style>
                                  <a:lnRef idx="0">
                                    <a:scrgbClr r="0" g="0" b="0"/>
                                  </a:lnRef>
                                  <a:fillRef idx="0">
                                    <a:scrgbClr r="0" g="0" b="0"/>
                                  </a:fillRef>
                                  <a:effectRef idx="0">
                                    <a:scrgbClr r="0" g="0" b="0"/>
                                  </a:effectRef>
                                  <a:fontRef idx="minor"/>
                                </wps:style>
                                <wps:bodyPr/>
                              </wps:wsp>
                            </wpg:grpSp>
                          </wpg:grpSp>
                          <wps:wsp>
                            <wps:cNvPr id="10" name="Rectangle 10"/>
                            <wps:cNvSpPr/>
                            <wps:spPr>
                              <a:xfrm>
                                <a:off x="9360" y="4839840"/>
                                <a:ext cx="6843960" cy="3789000"/>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2A68A700" w14:textId="77777777" w:rsidR="00B521DA" w:rsidRDefault="00B521DA">
                                  <w:pPr>
                                    <w:overflowPunct w:val="0"/>
                                    <w:spacing w:after="0" w:line="240" w:lineRule="auto"/>
                                  </w:pPr>
                                  <w:r>
                                    <w:rPr>
                                      <w:caps/>
                                      <w:color w:val="FFFFFF"/>
                                      <w:sz w:val="64"/>
                                      <w:szCs w:val="64"/>
                                    </w:rPr>
                                    <w:t>Techforce.ai Best practices</w:t>
                                  </w:r>
                                </w:p>
                                <w:p w14:paraId="0BDB7ACD" w14:textId="77777777" w:rsidR="00B521DA" w:rsidRDefault="00B521DA">
                                  <w:pPr>
                                    <w:overflowPunct w:val="0"/>
                                    <w:spacing w:before="120" w:after="0" w:line="240" w:lineRule="auto"/>
                                  </w:pPr>
                                  <w:r>
                                    <w:rPr>
                                      <w:color w:val="000000"/>
                                      <w:sz w:val="36"/>
                                      <w:szCs w:val="36"/>
                                    </w:rPr>
                                    <w:t>Reference Manual</w:t>
                                  </w:r>
                                </w:p>
                              </w:txbxContent>
                            </wps:txbx>
                            <wps:bodyPr lIns="685800" tIns="0" rIns="914400" bIns="0">
                              <a:noAutofit/>
                            </wps:bodyPr>
                          </wps:wsp>
                        </wpg:wgp>
                      </a:graphicData>
                    </a:graphic>
                    <wp14:sizeRelH relativeFrom="page">
                      <wp14:pctWidth>88000</wp14:pctWidth>
                    </wp14:sizeRelH>
                    <wp14:sizeRelV relativeFrom="page">
                      <wp14:pctHeight>91000</wp14:pctHeight>
                    </wp14:sizeRelV>
                  </wp:anchor>
                </w:drawing>
              </mc:Choice>
              <mc:Fallback>
                <w:pict>
                  <v:group w14:anchorId="16902FEA" id="Group 48" o:spid="_x0000_s1026" style="position:absolute;margin-left:0;margin-top:0;width:540.1pt;height:720.1pt;z-index:-503316451;mso-width-percent:880;mso-height-percent:910;mso-wrap-distance-left:0;mso-wrap-distance-right:0;mso-position-horizontal:center;mso-position-horizontal-relative:page;mso-position-vertical:center;mso-position-vertical-relative:page;mso-width-percent:880;mso-height-percent:91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">
                    <v:group id="Group 2" o:spid="_x0000_s1027" style="position:absolute;width:6858720;height:91447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6858720;height:9144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" fillcolor="#1fd7a7" stroked="f" strokeweight="1pt">
                        <v:fill color2="#3d4b5f [2882]" angle="348" colors="0 #1fd7a7;6554f #1fd7a7" focus="100%" type="gradient">
                          <o:fill v:ext="view" type="gradientUnscaled"/>
                        </v:fill>
                      </v:rect>
                      <v:group id="Group 4" o:spid="_x0000_s1029" style="position:absolute;left:2524680;width:4329360;height:44906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30" style="position:absolute;left:1502640;width:2827080;height:2834640;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" path="m4,1786l,1782,1776,r5,5l4,1786xe" fillcolor="white [3212]" stroked="f">
                          <v:path arrowok="t"/>
                        </v:shape>
                        <v:shape id="Freeform: Shape 6" o:spid="_x0000_s1031" style="position:absolute;left:782280;top:227160;width:3546360;height:3546000;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" path="m5,2234l,2229,2229,r5,5l5,2234xe" fillcolor="white [3212]" stroked="f">
                          <v:path arrowok="t"/>
                        </v:shape>
                        <v:shape id="Freeform: Shape 7" o:spid="_x0000_s1032" style="position:absolute;left:841320;top:109800;width:3488040;height:3487320;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" path="m9,2197l,2193,2188,r9,10l9,2197xe" fillcolor="white [3212]" stroked="f">
                          <v:path arrowok="t"/>
                        </v:shape>
                        <v:shape id="Freeform: Shape 8" o:spid="_x0000_s1033" style="position:absolute;left:1216800;top:498600;width:3112920;height:3120480;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" path="m9,1966l,1957,1952,r9,9l9,1966xe" fillcolor="white [3212]" stroked="f">
                          <v:path arrowok="t"/>
                        </v:shape>
                        <v:shape id="Freeform: Shape 9" o:spid="_x0000_s1034" style="position:absolute;top:154440;width:4329360;height:4336560;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" path="m,2732r,-4l2722,r5,5l,2732xe" fillcolor="white [3212]" stroked="f">
                          <v:path arrowok="t"/>
                        </v:shape>
                      </v:group>
                    </v:group>
                    <v:rect id="Rectangle 10" o:spid="_x0000_s1035" style="position:absolute;left:9360;top:4839840;width:6843960;height:378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" filled="f" stroked="f" strokeweight=".18mm">
                      <v:textbox inset="54pt,0,1in,0">
                        <w:txbxContent>
                          <w:p w14:paraId="2A68A700" w14:textId="77777777" w:rsidR="00B521DA" w:rsidRDefault="00B521DA">
                            <w:pPr>
                              <w:overflowPunct w:val="0"/>
                              <w:spacing w:after="0" w:line="240" w:lineRule="auto"/>
                            </w:pPr>
                            <w:r>
                              <w:rPr>
                                <w:caps/>
                                <w:color w:val="FFFFFF"/>
                                <w:sz w:val="64"/>
                                <w:szCs w:val="64"/>
                              </w:rPr>
                              <w:t>Techforce.ai Best practices</w:t>
                            </w:r>
                          </w:p>
                          <w:p w14:paraId="0BDB7ACD" w14:textId="77777777" w:rsidR="00B521DA" w:rsidRDefault="00B521DA">
                            <w:pPr>
                              <w:overflowPunct w:val="0"/>
                              <w:spacing w:before="120" w:after="0" w:line="240" w:lineRule="auto"/>
                            </w:pPr>
                            <w:r>
                              <w:rPr>
                                <w:color w:val="000000"/>
                                <w:sz w:val="36"/>
                                <w:szCs w:val="36"/>
                              </w:rPr>
                              <w:t>Reference Manual</w:t>
                            </w:r>
                          </w:p>
                        </w:txbxContent>
                      </v:textbox>
                    </v:rect>
                    <w10:wrap anchorx="page" anchory="page"/>
                  </v:group>
                </w:pict>
              </mc:Fallback>
            </mc:AlternateContent>
          </w:r>
        </w:p>
        <w:p w14:paraId="13A2506F" w14:textId="77777777" w:rsidR="00EA1C9A" w:rsidRDefault="003E5874">
          <w:pPr>
            <w:rPr>
              <w:rFonts w:cstheme="minorHAnsi"/>
              <w:b/>
              <w:bCs/>
              <w:sz w:val="48"/>
              <w:szCs w:val="48"/>
            </w:rPr>
          </w:pPr>
          <w:r>
            <w:br w:type="page"/>
          </w:r>
        </w:p>
        <w:p w14:paraId="54F470BD" w14:textId="77777777" w:rsidR="00EA1C9A" w:rsidRDefault="00EA1C9A">
          <w:pPr>
            <w:pStyle w:val="TOCHeading"/>
            <w:rPr>
              <w:rFonts w:cstheme="minorHAnsi"/>
              <w:b/>
              <w:bCs/>
              <w:sz w:val="48"/>
              <w:szCs w:val="48"/>
            </w:rPr>
          </w:pPr>
        </w:p>
        <w:p w14:paraId="4095E843" w14:textId="77777777" w:rsidR="00EA1C9A" w:rsidRDefault="00EA1C9A">
          <w:pPr>
            <w:rPr>
              <w:lang w:val="en-US"/>
            </w:rPr>
          </w:pPr>
        </w:p>
        <w:p w14:paraId="51FC37DE" w14:textId="77777777" w:rsidR="00EA1C9A" w:rsidRDefault="00EA1C9A">
          <w:pPr>
            <w:rPr>
              <w:lang w:val="en-US"/>
            </w:rPr>
          </w:pPr>
        </w:p>
        <w:p w14:paraId="53F81E35" w14:textId="77777777" w:rsidR="00EA1C9A" w:rsidRDefault="003E5874">
          <w:pPr>
            <w:rPr>
              <w:rFonts w:cstheme="minorHAnsi"/>
              <w:b/>
              <w:bCs/>
              <w:sz w:val="48"/>
              <w:szCs w:val="48"/>
              <w:u w:val="single"/>
            </w:rPr>
          </w:pPr>
          <w:r>
            <w:rPr>
              <w:rFonts w:cstheme="minorHAnsi"/>
              <w:b/>
              <w:bCs/>
              <w:sz w:val="48"/>
              <w:szCs w:val="48"/>
              <w:u w:val="single"/>
            </w:rPr>
            <w:t>Table of Contents</w:t>
          </w:r>
        </w:p>
        <w:p w14:paraId="70ABB9EF" w14:textId="77777777" w:rsidR="00EA1C9A" w:rsidRDefault="00B521DA">
          <w:pPr>
            <w:pStyle w:val="ListParagraph"/>
            <w:numPr>
              <w:ilvl w:val="0"/>
              <w:numId w:val="35"/>
            </w:numPr>
          </w:pPr>
          <w:hyperlink w:anchor="PRODUCT_ENGINEERING_PROCESS">
            <w:r w:rsidR="003E5874">
              <w:rPr>
                <w:rStyle w:val="VisitedInternetLink"/>
                <w:rFonts w:cstheme="minorHAnsi"/>
                <w:b/>
                <w:bCs/>
                <w:sz w:val="28"/>
                <w:szCs w:val="28"/>
                <w:u w:val="none"/>
              </w:rPr>
              <w:t>PRODUCT ENGINEERING PROCESS</w:t>
            </w:r>
          </w:hyperlink>
          <w:r w:rsidR="003E5874">
            <w:rPr>
              <w:rFonts w:cstheme="minorHAnsi"/>
              <w:b/>
              <w:bCs/>
              <w:sz w:val="28"/>
              <w:szCs w:val="28"/>
            </w:rPr>
            <w:t xml:space="preserve"> </w:t>
          </w:r>
          <w:r w:rsidR="003E5874">
            <w:tab/>
          </w:r>
          <w:r w:rsidR="003E5874">
            <w:tab/>
          </w:r>
          <w:r w:rsidR="003E5874">
            <w:tab/>
          </w:r>
          <w:r w:rsidR="003E5874">
            <w:tab/>
          </w:r>
          <w:r w:rsidR="003E5874">
            <w:tab/>
          </w:r>
          <w:r w:rsidR="003E5874">
            <w:rPr>
              <w:sz w:val="28"/>
              <w:szCs w:val="28"/>
            </w:rPr>
            <w:t>3</w:t>
          </w:r>
        </w:p>
        <w:p w14:paraId="0708E822" w14:textId="77777777" w:rsidR="00EA1C9A" w:rsidRDefault="00B521DA">
          <w:pPr>
            <w:pStyle w:val="TOC2"/>
            <w:numPr>
              <w:ilvl w:val="0"/>
              <w:numId w:val="35"/>
            </w:numPr>
          </w:pPr>
          <w:hyperlink w:anchor="CODING_BEST_PRACTICES">
            <w:r w:rsidR="003E5874">
              <w:rPr>
                <w:rStyle w:val="VisitedInternetLink"/>
                <w:rFonts w:cstheme="minorHAnsi"/>
                <w:b/>
                <w:bCs/>
                <w:sz w:val="28"/>
                <w:szCs w:val="28"/>
                <w:u w:val="none"/>
              </w:rPr>
              <w:t>CODING BEST PRACTICES FOR SCRUM TEAM</w:t>
            </w:r>
          </w:hyperlink>
          <w:r w:rsidR="003E5874">
            <w:t xml:space="preserve"> </w:t>
          </w:r>
          <w:r w:rsidR="003E5874">
            <w:tab/>
          </w:r>
          <w:r w:rsidR="003E5874">
            <w:tab/>
          </w:r>
          <w:r w:rsidR="003E5874">
            <w:tab/>
          </w:r>
          <w:r w:rsidR="003E5874">
            <w:tab/>
          </w:r>
          <w:r w:rsidR="003E5874">
            <w:rPr>
              <w:sz w:val="28"/>
              <w:szCs w:val="28"/>
            </w:rPr>
            <w:t>5</w:t>
          </w:r>
        </w:p>
        <w:p w14:paraId="7BBE1FD0" w14:textId="77777777" w:rsidR="00EA1C9A" w:rsidRDefault="00B521DA">
          <w:pPr>
            <w:pStyle w:val="ListParagraph"/>
            <w:numPr>
              <w:ilvl w:val="0"/>
              <w:numId w:val="36"/>
            </w:numPr>
          </w:pPr>
          <w:hyperlink w:anchor="REACT_JS">
            <w:r w:rsidR="003E5874">
              <w:rPr>
                <w:rStyle w:val="VisitedInternetLink"/>
                <w:u w:val="none"/>
                <w:lang w:val="en-US"/>
              </w:rPr>
              <w:t>REACT_JS</w:t>
            </w:r>
          </w:hyperlink>
        </w:p>
        <w:p w14:paraId="47D768FF" w14:textId="0C2931E2" w:rsidR="00EA1C9A" w:rsidRPr="00516788" w:rsidRDefault="00B521DA">
          <w:pPr>
            <w:pStyle w:val="ListParagraph"/>
            <w:numPr>
              <w:ilvl w:val="0"/>
              <w:numId w:val="36"/>
            </w:numPr>
            <w:rPr>
              <w:rStyle w:val="VisitedInternetLink"/>
              <w:color w:val="auto"/>
              <w:u w:val="none"/>
            </w:rPr>
          </w:pPr>
          <w:hyperlink w:anchor="NODE_JS">
            <w:r w:rsidR="003E5874">
              <w:rPr>
                <w:rStyle w:val="VisitedInternetLink"/>
                <w:u w:val="none"/>
                <w:lang w:val="en-US"/>
              </w:rPr>
              <w:t>NODE_JS</w:t>
            </w:r>
          </w:hyperlink>
        </w:p>
        <w:p w14:paraId="236B719C" w14:textId="55AC3119" w:rsidR="00516788" w:rsidRDefault="00516788" w:rsidP="00516788">
          <w:pPr>
            <w:pStyle w:val="ListParagraph"/>
            <w:numPr>
              <w:ilvl w:val="0"/>
              <w:numId w:val="36"/>
            </w:numPr>
          </w:pPr>
          <w:r>
            <w:rPr>
              <w:rStyle w:val="VisitedInternetLink"/>
              <w:u w:val="none"/>
              <w:lang w:val="en-US"/>
            </w:rPr>
            <w:t xml:space="preserve">C# </w:t>
          </w:r>
        </w:p>
        <w:p w14:paraId="2DE3D0FC" w14:textId="77777777" w:rsidR="00EA1C9A" w:rsidRDefault="00B521DA">
          <w:pPr>
            <w:pStyle w:val="ListParagraph"/>
            <w:numPr>
              <w:ilvl w:val="0"/>
              <w:numId w:val="36"/>
            </w:numPr>
          </w:pPr>
          <w:hyperlink w:anchor="GIT_BEST_PRACTICES">
            <w:r w:rsidR="003E5874">
              <w:rPr>
                <w:rStyle w:val="VisitedInternetLink"/>
                <w:u w:val="none"/>
                <w:lang w:val="en-US"/>
              </w:rPr>
              <w:t>GIT_BEST_PRACTICES</w:t>
            </w:r>
          </w:hyperlink>
        </w:p>
        <w:p w14:paraId="17D51EED" w14:textId="77777777" w:rsidR="00EA1C9A" w:rsidRDefault="00B521DA">
          <w:pPr>
            <w:pStyle w:val="TOC1"/>
            <w:numPr>
              <w:ilvl w:val="0"/>
              <w:numId w:val="35"/>
            </w:numPr>
          </w:pPr>
          <w:hyperlink w:anchor="NODE_JS_SECURITY_REFERENCE_PRACTICES">
            <w:r w:rsidR="003E5874">
              <w:rPr>
                <w:rStyle w:val="VisitedInternetLink"/>
                <w:rFonts w:cstheme="minorHAnsi"/>
                <w:b/>
                <w:bCs/>
                <w:sz w:val="28"/>
                <w:szCs w:val="28"/>
                <w:u w:val="none"/>
              </w:rPr>
              <w:t>NODE.JS SECURITY REFERENCE PRACTICES</w:t>
            </w:r>
          </w:hyperlink>
          <w:r w:rsidR="003E5874">
            <w:rPr>
              <w:rFonts w:cstheme="minorHAnsi"/>
              <w:b/>
              <w:bCs/>
              <w:sz w:val="28"/>
              <w:szCs w:val="28"/>
            </w:rPr>
            <w:t xml:space="preserve"> </w:t>
          </w:r>
          <w:r w:rsidR="003E5874">
            <w:rPr>
              <w:rFonts w:cstheme="minorHAnsi"/>
              <w:b/>
              <w:bCs/>
              <w:sz w:val="28"/>
              <w:szCs w:val="28"/>
            </w:rPr>
            <w:tab/>
          </w:r>
          <w:r w:rsidR="003E5874">
            <w:rPr>
              <w:rFonts w:cstheme="minorHAnsi"/>
              <w:b/>
              <w:bCs/>
              <w:sz w:val="28"/>
              <w:szCs w:val="28"/>
            </w:rPr>
            <w:tab/>
          </w:r>
          <w:r w:rsidR="003E5874">
            <w:rPr>
              <w:rFonts w:cstheme="minorHAnsi"/>
              <w:b/>
              <w:bCs/>
              <w:sz w:val="28"/>
              <w:szCs w:val="28"/>
            </w:rPr>
            <w:tab/>
          </w:r>
          <w:r w:rsidR="003E5874">
            <w:rPr>
              <w:rFonts w:cstheme="minorHAnsi"/>
              <w:b/>
              <w:bCs/>
              <w:sz w:val="28"/>
              <w:szCs w:val="28"/>
            </w:rPr>
            <w:tab/>
          </w:r>
          <w:r w:rsidR="003E5874">
            <w:rPr>
              <w:rFonts w:cstheme="minorHAnsi"/>
              <w:sz w:val="28"/>
              <w:szCs w:val="28"/>
            </w:rPr>
            <w:t>11</w:t>
          </w:r>
        </w:p>
      </w:sdtContent>
    </w:sdt>
    <w:p w14:paraId="66103998" w14:textId="77777777" w:rsidR="00EA1C9A" w:rsidRDefault="00B521DA">
      <w:pPr>
        <w:pStyle w:val="ListParagraph"/>
        <w:numPr>
          <w:ilvl w:val="0"/>
          <w:numId w:val="37"/>
        </w:numPr>
      </w:pPr>
      <w:hyperlink w:anchor="INTRODUCTION">
        <w:r w:rsidR="003E5874">
          <w:rPr>
            <w:rStyle w:val="VisitedInternetLink"/>
            <w:u w:val="none"/>
            <w:lang w:val="en-US"/>
          </w:rPr>
          <w:t>INTRODUCTION</w:t>
        </w:r>
      </w:hyperlink>
    </w:p>
    <w:p w14:paraId="177E71B6" w14:textId="77777777" w:rsidR="00EA1C9A" w:rsidRDefault="00B521DA">
      <w:pPr>
        <w:pStyle w:val="ListParagraph"/>
        <w:numPr>
          <w:ilvl w:val="0"/>
          <w:numId w:val="37"/>
        </w:numPr>
      </w:pPr>
      <w:hyperlink w:anchor="CODE">
        <w:r w:rsidR="003E5874">
          <w:rPr>
            <w:rStyle w:val="VisitedInternetLink"/>
            <w:u w:val="none"/>
            <w:lang w:val="en-US"/>
          </w:rPr>
          <w:t>CODE</w:t>
        </w:r>
      </w:hyperlink>
    </w:p>
    <w:p w14:paraId="68DCFF66" w14:textId="77777777" w:rsidR="00EA1C9A" w:rsidRDefault="00B521DA">
      <w:pPr>
        <w:pStyle w:val="ListParagraph"/>
        <w:numPr>
          <w:ilvl w:val="0"/>
          <w:numId w:val="37"/>
        </w:numPr>
      </w:pPr>
      <w:hyperlink w:anchor="INFRASTRUCTURE">
        <w:r w:rsidR="003E5874">
          <w:rPr>
            <w:rStyle w:val="VisitedInternetLink"/>
            <w:u w:val="none"/>
            <w:lang w:val="en-US"/>
          </w:rPr>
          <w:t>INFRASTRUCTURE</w:t>
        </w:r>
      </w:hyperlink>
    </w:p>
    <w:p w14:paraId="013ED34F" w14:textId="77777777" w:rsidR="00EA1C9A" w:rsidRDefault="00B521DA">
      <w:pPr>
        <w:pStyle w:val="ListParagraph"/>
        <w:numPr>
          <w:ilvl w:val="0"/>
          <w:numId w:val="37"/>
        </w:numPr>
      </w:pPr>
      <w:hyperlink w:anchor="PROTECTION">
        <w:r w:rsidR="003E5874">
          <w:rPr>
            <w:rStyle w:val="VisitedInternetLink"/>
            <w:u w:val="none"/>
            <w:lang w:val="en-US"/>
          </w:rPr>
          <w:t>PROTECTION</w:t>
        </w:r>
      </w:hyperlink>
    </w:p>
    <w:p w14:paraId="623D3CB6" w14:textId="77777777" w:rsidR="00EA1C9A" w:rsidRDefault="00B521DA">
      <w:pPr>
        <w:pStyle w:val="ListParagraph"/>
        <w:numPr>
          <w:ilvl w:val="0"/>
          <w:numId w:val="37"/>
        </w:numPr>
      </w:pPr>
      <w:hyperlink w:anchor="MONITORING">
        <w:r w:rsidR="003E5874">
          <w:rPr>
            <w:rStyle w:val="VisitedInternetLink"/>
            <w:u w:val="none"/>
            <w:lang w:val="en-US"/>
          </w:rPr>
          <w:t>MONITORING</w:t>
        </w:r>
      </w:hyperlink>
    </w:p>
    <w:p w14:paraId="624F091A" w14:textId="77777777" w:rsidR="00EA1C9A" w:rsidRDefault="00EA1C9A">
      <w:pPr>
        <w:rPr>
          <w:lang w:val="en-US"/>
        </w:rPr>
      </w:pPr>
    </w:p>
    <w:p w14:paraId="0D1D20D6" w14:textId="77777777" w:rsidR="00EA1C9A" w:rsidRDefault="00EA1C9A">
      <w:pPr>
        <w:rPr>
          <w:rFonts w:cstheme="minorHAnsi"/>
          <w:b/>
          <w:bCs/>
          <w:sz w:val="48"/>
          <w:szCs w:val="48"/>
        </w:rPr>
      </w:pPr>
    </w:p>
    <w:p w14:paraId="318164EB" w14:textId="77777777" w:rsidR="00EA1C9A" w:rsidRDefault="003E5874">
      <w:pPr>
        <w:rPr>
          <w:rFonts w:cstheme="minorHAnsi"/>
          <w:b/>
          <w:bCs/>
          <w:sz w:val="48"/>
          <w:szCs w:val="48"/>
        </w:rPr>
      </w:pPr>
      <w:r>
        <w:br w:type="page"/>
      </w:r>
    </w:p>
    <w:p w14:paraId="4C096788" w14:textId="77777777" w:rsidR="00EA1C9A" w:rsidRDefault="003E5874">
      <w:pPr>
        <w:jc w:val="center"/>
        <w:rPr>
          <w:rFonts w:cstheme="minorHAnsi"/>
          <w:b/>
          <w:bCs/>
          <w:sz w:val="48"/>
          <w:szCs w:val="48"/>
        </w:rPr>
      </w:pPr>
      <w:bookmarkStart w:id="0" w:name="PRODUCT_ENGINEERING_PROCESS"/>
      <w:bookmarkEnd w:id="0"/>
      <w:r>
        <w:rPr>
          <w:rFonts w:cstheme="minorHAnsi"/>
          <w:b/>
          <w:bCs/>
          <w:sz w:val="48"/>
          <w:szCs w:val="48"/>
        </w:rPr>
        <w:lastRenderedPageBreak/>
        <w:t>Product Engineering Process</w:t>
      </w:r>
    </w:p>
    <w:p w14:paraId="1FD5B648" w14:textId="77777777" w:rsidR="00EA1C9A" w:rsidRDefault="003E5874">
      <w:pPr>
        <w:rPr>
          <w:rFonts w:cstheme="minorHAnsi"/>
          <w:sz w:val="24"/>
          <w:szCs w:val="24"/>
        </w:rPr>
      </w:pPr>
      <w:r>
        <w:rPr>
          <w:rFonts w:cstheme="minorHAnsi"/>
          <w:sz w:val="24"/>
          <w:szCs w:val="24"/>
        </w:rPr>
        <w:t>Techforce.ai follows Agile Scrum methodology to develop all its products. Agile method proposes incremental and iterative approach to product design. Development process is iterative, and the project is executed in short (2-4) weeks iterations.</w:t>
      </w:r>
    </w:p>
    <w:p w14:paraId="64BEB4E2" w14:textId="77777777" w:rsidR="00EA1C9A" w:rsidRDefault="003E5874">
      <w:pPr>
        <w:rPr>
          <w:rFonts w:cstheme="minorHAnsi"/>
          <w:sz w:val="24"/>
          <w:szCs w:val="24"/>
        </w:rPr>
      </w:pPr>
      <w:r>
        <w:rPr>
          <w:rFonts w:cstheme="minorHAnsi"/>
          <w:sz w:val="24"/>
          <w:szCs w:val="24"/>
        </w:rPr>
        <w:t xml:space="preserve">Below diagram explains about Agile development methodology. </w:t>
      </w:r>
    </w:p>
    <w:p w14:paraId="032E1BF2" w14:textId="77777777" w:rsidR="00EA1C9A" w:rsidRDefault="003E5874">
      <w:pPr>
        <w:rPr>
          <w:rFonts w:cstheme="minorHAnsi"/>
          <w:sz w:val="24"/>
          <w:szCs w:val="24"/>
        </w:rPr>
      </w:pPr>
      <w:r>
        <w:rPr>
          <w:noProof/>
        </w:rPr>
        <w:drawing>
          <wp:inline distT="0" distB="0" distL="0" distR="0" wp14:anchorId="4E5C9780" wp14:editId="512CF698">
            <wp:extent cx="5731510" cy="334327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tretch>
                      <a:fillRect/>
                    </a:stretch>
                  </pic:blipFill>
                  <pic:spPr bwMode="auto">
                    <a:xfrm>
                      <a:off x="0" y="0"/>
                      <a:ext cx="5731510" cy="3343275"/>
                    </a:xfrm>
                    <a:prstGeom prst="rect">
                      <a:avLst/>
                    </a:prstGeom>
                  </pic:spPr>
                </pic:pic>
              </a:graphicData>
            </a:graphic>
          </wp:inline>
        </w:drawing>
      </w:r>
    </w:p>
    <w:p w14:paraId="1AF2BE3A" w14:textId="77777777" w:rsidR="00EA1C9A" w:rsidRDefault="003E5874">
      <w:pPr>
        <w:rPr>
          <w:rFonts w:cstheme="minorHAnsi"/>
          <w:b/>
          <w:bCs/>
          <w:sz w:val="40"/>
          <w:szCs w:val="40"/>
        </w:rPr>
      </w:pPr>
      <w:r>
        <w:rPr>
          <w:rFonts w:cstheme="minorHAnsi"/>
          <w:b/>
          <w:bCs/>
          <w:sz w:val="40"/>
          <w:szCs w:val="40"/>
        </w:rPr>
        <w:t>Roles involved in Agile Scrum methodology:</w:t>
      </w:r>
    </w:p>
    <w:p w14:paraId="6D786A19" w14:textId="77777777" w:rsidR="00EA1C9A" w:rsidRDefault="003E5874">
      <w:pPr>
        <w:pStyle w:val="ListParagraph"/>
        <w:numPr>
          <w:ilvl w:val="0"/>
          <w:numId w:val="29"/>
        </w:numPr>
        <w:rPr>
          <w:rFonts w:cstheme="minorHAnsi"/>
          <w:b/>
          <w:bCs/>
          <w:sz w:val="24"/>
          <w:szCs w:val="24"/>
        </w:rPr>
      </w:pPr>
      <w:r>
        <w:rPr>
          <w:rFonts w:cstheme="minorHAnsi"/>
          <w:b/>
          <w:bCs/>
          <w:sz w:val="24"/>
          <w:szCs w:val="24"/>
        </w:rPr>
        <w:t xml:space="preserve">Product Owner </w:t>
      </w:r>
      <w:r>
        <w:rPr>
          <w:rFonts w:cstheme="minorHAnsi"/>
          <w:sz w:val="24"/>
          <w:szCs w:val="24"/>
        </w:rPr>
        <w:t>who takes care of end user stories</w:t>
      </w:r>
    </w:p>
    <w:p w14:paraId="3F8B264F" w14:textId="77777777" w:rsidR="00EA1C9A" w:rsidRDefault="003E5874">
      <w:pPr>
        <w:pStyle w:val="ListParagraph"/>
        <w:numPr>
          <w:ilvl w:val="0"/>
          <w:numId w:val="29"/>
        </w:numPr>
        <w:rPr>
          <w:rFonts w:cstheme="minorHAnsi"/>
          <w:b/>
          <w:bCs/>
          <w:sz w:val="24"/>
          <w:szCs w:val="24"/>
        </w:rPr>
      </w:pPr>
      <w:r>
        <w:rPr>
          <w:rFonts w:cstheme="minorHAnsi"/>
          <w:b/>
          <w:bCs/>
          <w:sz w:val="24"/>
          <w:szCs w:val="24"/>
        </w:rPr>
        <w:t xml:space="preserve">Scrum master </w:t>
      </w:r>
      <w:r>
        <w:rPr>
          <w:rFonts w:cstheme="minorHAnsi"/>
          <w:sz w:val="24"/>
          <w:szCs w:val="24"/>
        </w:rPr>
        <w:t>who coordinates the process and conducts scrum meetings</w:t>
      </w:r>
    </w:p>
    <w:p w14:paraId="58498DD3" w14:textId="77777777" w:rsidR="00EA1C9A" w:rsidRDefault="003E5874">
      <w:pPr>
        <w:pStyle w:val="ListParagraph"/>
        <w:numPr>
          <w:ilvl w:val="0"/>
          <w:numId w:val="29"/>
        </w:numPr>
        <w:rPr>
          <w:rFonts w:cstheme="minorHAnsi"/>
          <w:b/>
          <w:bCs/>
          <w:sz w:val="24"/>
          <w:szCs w:val="24"/>
        </w:rPr>
      </w:pPr>
      <w:r>
        <w:rPr>
          <w:rFonts w:cstheme="minorHAnsi"/>
          <w:b/>
          <w:bCs/>
          <w:sz w:val="24"/>
          <w:szCs w:val="24"/>
        </w:rPr>
        <w:t xml:space="preserve">Scrum team </w:t>
      </w:r>
      <w:r>
        <w:rPr>
          <w:rFonts w:cstheme="minorHAnsi"/>
          <w:sz w:val="24"/>
          <w:szCs w:val="24"/>
        </w:rPr>
        <w:t>who develops the product</w:t>
      </w:r>
    </w:p>
    <w:p w14:paraId="18D2AB6D" w14:textId="77777777" w:rsidR="00EA1C9A" w:rsidRDefault="003E5874">
      <w:pPr>
        <w:rPr>
          <w:rFonts w:cstheme="minorHAnsi"/>
          <w:b/>
          <w:bCs/>
          <w:sz w:val="40"/>
          <w:szCs w:val="40"/>
        </w:rPr>
      </w:pPr>
      <w:r>
        <w:br w:type="page"/>
      </w:r>
    </w:p>
    <w:p w14:paraId="65072AEB" w14:textId="77777777" w:rsidR="00EA1C9A" w:rsidRDefault="003E5874">
      <w:pPr>
        <w:rPr>
          <w:rFonts w:cstheme="minorHAnsi"/>
          <w:b/>
          <w:bCs/>
          <w:sz w:val="40"/>
          <w:szCs w:val="40"/>
        </w:rPr>
      </w:pPr>
      <w:r>
        <w:rPr>
          <w:rFonts w:cstheme="minorHAnsi"/>
          <w:b/>
          <w:bCs/>
          <w:sz w:val="40"/>
          <w:szCs w:val="40"/>
        </w:rPr>
        <w:lastRenderedPageBreak/>
        <w:t xml:space="preserve">Phases of Agile Scrum methodology: </w:t>
      </w:r>
    </w:p>
    <w:p w14:paraId="5F066DA9" w14:textId="77777777" w:rsidR="00EA1C9A" w:rsidRDefault="003E5874">
      <w:pPr>
        <w:pStyle w:val="ListParagraph"/>
        <w:numPr>
          <w:ilvl w:val="0"/>
          <w:numId w:val="1"/>
        </w:numPr>
        <w:rPr>
          <w:rFonts w:cstheme="minorHAnsi"/>
          <w:b/>
          <w:bCs/>
          <w:sz w:val="36"/>
          <w:szCs w:val="36"/>
        </w:rPr>
      </w:pPr>
      <w:r>
        <w:rPr>
          <w:rFonts w:cstheme="minorHAnsi"/>
          <w:b/>
          <w:bCs/>
          <w:sz w:val="24"/>
          <w:szCs w:val="24"/>
        </w:rPr>
        <w:t>Product Backlog:</w:t>
      </w:r>
      <w:r>
        <w:rPr>
          <w:rFonts w:cstheme="minorHAnsi"/>
          <w:b/>
          <w:bCs/>
          <w:sz w:val="36"/>
          <w:szCs w:val="36"/>
        </w:rPr>
        <w:t xml:space="preserve"> </w:t>
      </w:r>
      <w:r>
        <w:rPr>
          <w:rFonts w:cstheme="minorHAnsi"/>
          <w:sz w:val="24"/>
          <w:szCs w:val="24"/>
        </w:rPr>
        <w:t>consists of product user stories (Product requirements/features to be developed during development process). As a best practice, capture the following details about each user story.</w:t>
      </w:r>
    </w:p>
    <w:p w14:paraId="14A9C2A4" w14:textId="77777777" w:rsidR="00EA1C9A" w:rsidRDefault="003E5874">
      <w:pPr>
        <w:pStyle w:val="ListParagraph"/>
        <w:numPr>
          <w:ilvl w:val="0"/>
          <w:numId w:val="2"/>
        </w:numPr>
        <w:rPr>
          <w:rFonts w:cstheme="minorHAnsi"/>
          <w:sz w:val="24"/>
          <w:szCs w:val="24"/>
        </w:rPr>
      </w:pPr>
      <w:r>
        <w:rPr>
          <w:rFonts w:cstheme="minorHAnsi"/>
          <w:sz w:val="24"/>
          <w:szCs w:val="24"/>
        </w:rPr>
        <w:t>Detailed description</w:t>
      </w:r>
    </w:p>
    <w:p w14:paraId="4F9CC3AD" w14:textId="77777777" w:rsidR="00EA1C9A" w:rsidRDefault="003E5874">
      <w:pPr>
        <w:pStyle w:val="ListParagraph"/>
        <w:numPr>
          <w:ilvl w:val="0"/>
          <w:numId w:val="2"/>
        </w:numPr>
        <w:rPr>
          <w:rFonts w:cstheme="minorHAnsi"/>
          <w:sz w:val="24"/>
          <w:szCs w:val="24"/>
        </w:rPr>
      </w:pPr>
      <w:r>
        <w:rPr>
          <w:rFonts w:cstheme="minorHAnsi"/>
          <w:sz w:val="24"/>
          <w:szCs w:val="24"/>
        </w:rPr>
        <w:t>Priority</w:t>
      </w:r>
    </w:p>
    <w:p w14:paraId="4C0BA33B" w14:textId="77777777" w:rsidR="00EA1C9A" w:rsidRDefault="003E5874">
      <w:pPr>
        <w:pStyle w:val="ListParagraph"/>
        <w:numPr>
          <w:ilvl w:val="0"/>
          <w:numId w:val="2"/>
        </w:numPr>
        <w:rPr>
          <w:rFonts w:cstheme="minorHAnsi"/>
          <w:sz w:val="24"/>
          <w:szCs w:val="24"/>
        </w:rPr>
      </w:pPr>
      <w:r>
        <w:rPr>
          <w:rFonts w:cstheme="minorHAnsi"/>
          <w:sz w:val="24"/>
          <w:szCs w:val="24"/>
        </w:rPr>
        <w:t>Estimate</w:t>
      </w:r>
    </w:p>
    <w:p w14:paraId="7581F109" w14:textId="77777777" w:rsidR="00EA1C9A" w:rsidRDefault="003E5874">
      <w:pPr>
        <w:pStyle w:val="ListParagraph"/>
        <w:numPr>
          <w:ilvl w:val="0"/>
          <w:numId w:val="2"/>
        </w:numPr>
        <w:rPr>
          <w:rFonts w:cstheme="minorHAnsi"/>
          <w:sz w:val="36"/>
          <w:szCs w:val="36"/>
        </w:rPr>
      </w:pPr>
      <w:r>
        <w:rPr>
          <w:rFonts w:cstheme="minorHAnsi"/>
          <w:sz w:val="24"/>
          <w:szCs w:val="24"/>
        </w:rPr>
        <w:t>Process to demonstrate (as each user story may not be a final product)</w:t>
      </w:r>
    </w:p>
    <w:p w14:paraId="1508E7F9" w14:textId="77777777" w:rsidR="00EA1C9A" w:rsidRDefault="00EA1C9A">
      <w:pPr>
        <w:pStyle w:val="ListParagraph"/>
        <w:rPr>
          <w:rFonts w:cstheme="minorHAnsi"/>
          <w:b/>
          <w:bCs/>
          <w:sz w:val="36"/>
          <w:szCs w:val="36"/>
        </w:rPr>
      </w:pPr>
    </w:p>
    <w:p w14:paraId="11B7FF1F" w14:textId="77777777" w:rsidR="00EA1C9A" w:rsidRDefault="003E5874">
      <w:pPr>
        <w:pStyle w:val="ListParagraph"/>
        <w:numPr>
          <w:ilvl w:val="0"/>
          <w:numId w:val="1"/>
        </w:numPr>
        <w:rPr>
          <w:rFonts w:cstheme="minorHAnsi"/>
          <w:b/>
          <w:bCs/>
          <w:sz w:val="36"/>
          <w:szCs w:val="36"/>
        </w:rPr>
      </w:pPr>
      <w:r>
        <w:rPr>
          <w:rFonts w:cstheme="minorHAnsi"/>
          <w:b/>
          <w:bCs/>
          <w:sz w:val="24"/>
          <w:szCs w:val="24"/>
        </w:rPr>
        <w:t>Sprint Backlog:</w:t>
      </w:r>
      <w:r>
        <w:rPr>
          <w:rFonts w:cstheme="minorHAnsi"/>
          <w:b/>
          <w:bCs/>
          <w:sz w:val="36"/>
          <w:szCs w:val="36"/>
        </w:rPr>
        <w:t xml:space="preserve"> </w:t>
      </w:r>
      <w:r>
        <w:rPr>
          <w:rFonts w:cstheme="minorHAnsi"/>
          <w:sz w:val="24"/>
          <w:szCs w:val="24"/>
        </w:rPr>
        <w:t>consists of most important user stories from Product backlog. As a best practice:</w:t>
      </w:r>
    </w:p>
    <w:p w14:paraId="5AC2FC8F" w14:textId="77777777" w:rsidR="00EA1C9A" w:rsidRDefault="003E5874">
      <w:pPr>
        <w:pStyle w:val="ListParagraph"/>
        <w:numPr>
          <w:ilvl w:val="0"/>
          <w:numId w:val="3"/>
        </w:numPr>
        <w:rPr>
          <w:rFonts w:cstheme="minorHAnsi"/>
          <w:sz w:val="24"/>
          <w:szCs w:val="24"/>
        </w:rPr>
      </w:pPr>
      <w:r>
        <w:rPr>
          <w:rFonts w:cstheme="minorHAnsi"/>
          <w:sz w:val="24"/>
          <w:szCs w:val="24"/>
        </w:rPr>
        <w:t>Determine what should be the sprint duration</w:t>
      </w:r>
    </w:p>
    <w:p w14:paraId="055FF1EA" w14:textId="77777777" w:rsidR="00EA1C9A" w:rsidRDefault="003E5874">
      <w:pPr>
        <w:pStyle w:val="ListParagraph"/>
        <w:numPr>
          <w:ilvl w:val="0"/>
          <w:numId w:val="3"/>
        </w:numPr>
        <w:rPr>
          <w:rFonts w:cstheme="minorHAnsi"/>
          <w:sz w:val="24"/>
          <w:szCs w:val="24"/>
        </w:rPr>
      </w:pPr>
      <w:r>
        <w:rPr>
          <w:rFonts w:cstheme="minorHAnsi"/>
          <w:sz w:val="24"/>
          <w:szCs w:val="24"/>
        </w:rPr>
        <w:t>Number of user stories to be completed in Sprint</w:t>
      </w:r>
    </w:p>
    <w:p w14:paraId="4CD04A11" w14:textId="77777777" w:rsidR="00EA1C9A" w:rsidRDefault="00EA1C9A">
      <w:pPr>
        <w:pStyle w:val="ListParagraph"/>
        <w:rPr>
          <w:rFonts w:cstheme="minorHAnsi"/>
          <w:sz w:val="36"/>
          <w:szCs w:val="36"/>
        </w:rPr>
      </w:pPr>
    </w:p>
    <w:p w14:paraId="6DB64085" w14:textId="77777777" w:rsidR="00EA1C9A" w:rsidRDefault="003E5874">
      <w:pPr>
        <w:pStyle w:val="ListParagraph"/>
        <w:numPr>
          <w:ilvl w:val="0"/>
          <w:numId w:val="1"/>
        </w:numPr>
        <w:rPr>
          <w:rFonts w:cstheme="minorHAnsi"/>
          <w:b/>
          <w:bCs/>
          <w:sz w:val="36"/>
          <w:szCs w:val="36"/>
        </w:rPr>
      </w:pPr>
      <w:r>
        <w:rPr>
          <w:rFonts w:cstheme="minorHAnsi"/>
          <w:b/>
          <w:bCs/>
          <w:sz w:val="24"/>
          <w:szCs w:val="24"/>
        </w:rPr>
        <w:t>Sprint:</w:t>
      </w:r>
      <w:r>
        <w:rPr>
          <w:rFonts w:cstheme="minorHAnsi"/>
          <w:b/>
          <w:bCs/>
          <w:sz w:val="36"/>
          <w:szCs w:val="36"/>
        </w:rPr>
        <w:t xml:space="preserve"> </w:t>
      </w:r>
      <w:r>
        <w:rPr>
          <w:rFonts w:cstheme="minorHAnsi"/>
          <w:sz w:val="24"/>
          <w:szCs w:val="24"/>
        </w:rPr>
        <w:t>involves analysis, design, build, test and review of user stories. As a best practice:</w:t>
      </w:r>
    </w:p>
    <w:p w14:paraId="03D62010" w14:textId="77777777" w:rsidR="00EA1C9A" w:rsidRDefault="003E5874">
      <w:pPr>
        <w:pStyle w:val="ListParagraph"/>
        <w:numPr>
          <w:ilvl w:val="0"/>
          <w:numId w:val="3"/>
        </w:numPr>
        <w:rPr>
          <w:rFonts w:cstheme="minorHAnsi"/>
          <w:sz w:val="24"/>
          <w:szCs w:val="24"/>
        </w:rPr>
      </w:pPr>
      <w:r>
        <w:rPr>
          <w:rFonts w:cstheme="minorHAnsi"/>
          <w:sz w:val="24"/>
          <w:szCs w:val="24"/>
        </w:rPr>
        <w:t>Track work progress using task boards</w:t>
      </w:r>
    </w:p>
    <w:p w14:paraId="4898AF19" w14:textId="77777777" w:rsidR="00EA1C9A" w:rsidRDefault="003E5874">
      <w:pPr>
        <w:pStyle w:val="ListParagraph"/>
        <w:numPr>
          <w:ilvl w:val="0"/>
          <w:numId w:val="3"/>
        </w:numPr>
        <w:rPr>
          <w:rFonts w:cstheme="minorHAnsi"/>
          <w:sz w:val="24"/>
          <w:szCs w:val="24"/>
        </w:rPr>
      </w:pPr>
      <w:r>
        <w:rPr>
          <w:rFonts w:cstheme="minorHAnsi"/>
          <w:sz w:val="24"/>
          <w:szCs w:val="24"/>
        </w:rPr>
        <w:t>Conduct daily scrum meetings to get the status updates</w:t>
      </w:r>
    </w:p>
    <w:p w14:paraId="24822F25" w14:textId="77777777" w:rsidR="00EA1C9A" w:rsidRDefault="003E5874">
      <w:pPr>
        <w:pStyle w:val="ListParagraph"/>
        <w:numPr>
          <w:ilvl w:val="0"/>
          <w:numId w:val="3"/>
        </w:numPr>
        <w:rPr>
          <w:rFonts w:cstheme="minorHAnsi"/>
          <w:sz w:val="24"/>
          <w:szCs w:val="24"/>
        </w:rPr>
      </w:pPr>
      <w:r>
        <w:rPr>
          <w:rFonts w:cstheme="minorHAnsi"/>
          <w:sz w:val="24"/>
          <w:szCs w:val="24"/>
        </w:rPr>
        <w:t>Get burndown chart if possible</w:t>
      </w:r>
    </w:p>
    <w:p w14:paraId="315768D9" w14:textId="77777777" w:rsidR="00EA1C9A" w:rsidRDefault="003E5874">
      <w:pPr>
        <w:pStyle w:val="ListParagraph"/>
        <w:numPr>
          <w:ilvl w:val="0"/>
          <w:numId w:val="3"/>
        </w:numPr>
        <w:rPr>
          <w:rFonts w:cstheme="minorHAnsi"/>
          <w:sz w:val="24"/>
          <w:szCs w:val="24"/>
        </w:rPr>
      </w:pPr>
      <w:r>
        <w:rPr>
          <w:rFonts w:cstheme="minorHAnsi"/>
          <w:sz w:val="24"/>
          <w:szCs w:val="24"/>
        </w:rPr>
        <w:t xml:space="preserve">Involve QA engineer </w:t>
      </w:r>
    </w:p>
    <w:p w14:paraId="015E0E79" w14:textId="77777777" w:rsidR="00EA1C9A" w:rsidRDefault="00EA1C9A">
      <w:pPr>
        <w:pStyle w:val="ListParagraph"/>
        <w:ind w:left="1440"/>
        <w:rPr>
          <w:rFonts w:cstheme="minorHAnsi"/>
          <w:sz w:val="24"/>
          <w:szCs w:val="24"/>
        </w:rPr>
      </w:pPr>
    </w:p>
    <w:p w14:paraId="105DEFEF" w14:textId="77777777" w:rsidR="00EA1C9A" w:rsidRDefault="003E5874">
      <w:pPr>
        <w:pStyle w:val="ListParagraph"/>
        <w:numPr>
          <w:ilvl w:val="0"/>
          <w:numId w:val="1"/>
        </w:numPr>
        <w:rPr>
          <w:rFonts w:cstheme="minorHAnsi"/>
          <w:b/>
          <w:bCs/>
          <w:sz w:val="36"/>
          <w:szCs w:val="36"/>
        </w:rPr>
      </w:pPr>
      <w:r>
        <w:rPr>
          <w:rFonts w:cstheme="minorHAnsi"/>
          <w:b/>
          <w:bCs/>
          <w:sz w:val="24"/>
          <w:szCs w:val="24"/>
        </w:rPr>
        <w:t>Product Demonstration:</w:t>
      </w:r>
      <w:r>
        <w:rPr>
          <w:rFonts w:cstheme="minorHAnsi"/>
          <w:b/>
          <w:bCs/>
          <w:sz w:val="36"/>
          <w:szCs w:val="36"/>
        </w:rPr>
        <w:t xml:space="preserve"> </w:t>
      </w:r>
      <w:r>
        <w:rPr>
          <w:rFonts w:cstheme="minorHAnsi"/>
          <w:sz w:val="24"/>
          <w:szCs w:val="24"/>
        </w:rPr>
        <w:t>involves demonstration of completed user stories to the stakeholders. As a best practice:</w:t>
      </w:r>
    </w:p>
    <w:p w14:paraId="7ECA4B3C" w14:textId="77777777" w:rsidR="00EA1C9A" w:rsidRDefault="003E5874">
      <w:pPr>
        <w:pStyle w:val="ListParagraph"/>
        <w:numPr>
          <w:ilvl w:val="0"/>
          <w:numId w:val="3"/>
        </w:numPr>
        <w:rPr>
          <w:rFonts w:cstheme="minorHAnsi"/>
          <w:sz w:val="24"/>
          <w:szCs w:val="24"/>
        </w:rPr>
      </w:pPr>
      <w:r>
        <w:rPr>
          <w:rFonts w:cstheme="minorHAnsi"/>
          <w:sz w:val="24"/>
          <w:szCs w:val="24"/>
        </w:rPr>
        <w:t xml:space="preserve">Get feedback from stakeholders </w:t>
      </w:r>
    </w:p>
    <w:p w14:paraId="31B536F8" w14:textId="77777777" w:rsidR="00EA1C9A" w:rsidRDefault="00EA1C9A">
      <w:pPr>
        <w:pStyle w:val="ListParagraph"/>
        <w:ind w:left="1440"/>
        <w:rPr>
          <w:rFonts w:cstheme="minorHAnsi"/>
          <w:sz w:val="24"/>
          <w:szCs w:val="24"/>
        </w:rPr>
      </w:pPr>
    </w:p>
    <w:p w14:paraId="100A9533" w14:textId="77777777" w:rsidR="00EA1C9A" w:rsidRDefault="003E5874">
      <w:pPr>
        <w:pStyle w:val="ListParagraph"/>
        <w:numPr>
          <w:ilvl w:val="0"/>
          <w:numId w:val="1"/>
        </w:numPr>
        <w:rPr>
          <w:rFonts w:cstheme="minorHAnsi"/>
          <w:b/>
          <w:bCs/>
          <w:sz w:val="36"/>
          <w:szCs w:val="36"/>
        </w:rPr>
      </w:pPr>
      <w:r>
        <w:rPr>
          <w:rFonts w:cstheme="minorHAnsi"/>
          <w:b/>
          <w:bCs/>
          <w:sz w:val="24"/>
          <w:szCs w:val="24"/>
        </w:rPr>
        <w:t>Next Sprint Planning:</w:t>
      </w:r>
      <w:r>
        <w:rPr>
          <w:rFonts w:cstheme="minorHAnsi"/>
          <w:b/>
          <w:bCs/>
          <w:sz w:val="36"/>
          <w:szCs w:val="36"/>
        </w:rPr>
        <w:t xml:space="preserve"> </w:t>
      </w:r>
      <w:r>
        <w:rPr>
          <w:rFonts w:cstheme="minorHAnsi"/>
          <w:sz w:val="24"/>
          <w:szCs w:val="24"/>
        </w:rPr>
        <w:t>As a best practice:</w:t>
      </w:r>
    </w:p>
    <w:p w14:paraId="010A757C" w14:textId="77777777" w:rsidR="00EA1C9A" w:rsidRDefault="003E5874">
      <w:pPr>
        <w:pStyle w:val="ListParagraph"/>
        <w:numPr>
          <w:ilvl w:val="0"/>
          <w:numId w:val="3"/>
        </w:numPr>
        <w:rPr>
          <w:rFonts w:cstheme="minorHAnsi"/>
          <w:sz w:val="24"/>
          <w:szCs w:val="24"/>
        </w:rPr>
      </w:pPr>
      <w:r>
        <w:rPr>
          <w:rFonts w:cstheme="minorHAnsi"/>
          <w:sz w:val="24"/>
          <w:szCs w:val="24"/>
        </w:rPr>
        <w:t>Discuss the feedback given by stakeholders</w:t>
      </w:r>
    </w:p>
    <w:p w14:paraId="0949D31E" w14:textId="77777777" w:rsidR="00EA1C9A" w:rsidRDefault="003E5874">
      <w:pPr>
        <w:pStyle w:val="ListParagraph"/>
        <w:numPr>
          <w:ilvl w:val="0"/>
          <w:numId w:val="3"/>
        </w:numPr>
        <w:rPr>
          <w:rFonts w:cstheme="minorHAnsi"/>
          <w:sz w:val="24"/>
          <w:szCs w:val="24"/>
        </w:rPr>
      </w:pPr>
      <w:r>
        <w:rPr>
          <w:rFonts w:cstheme="minorHAnsi"/>
          <w:sz w:val="24"/>
          <w:szCs w:val="24"/>
        </w:rPr>
        <w:t>Determine how to improve the development process</w:t>
      </w:r>
    </w:p>
    <w:p w14:paraId="7034DACC" w14:textId="77777777" w:rsidR="00EA1C9A" w:rsidRDefault="003E5874">
      <w:pPr>
        <w:pStyle w:val="ListParagraph"/>
        <w:numPr>
          <w:ilvl w:val="0"/>
          <w:numId w:val="3"/>
        </w:numPr>
        <w:rPr>
          <w:rFonts w:cstheme="minorHAnsi"/>
          <w:sz w:val="24"/>
          <w:szCs w:val="24"/>
        </w:rPr>
      </w:pPr>
      <w:r>
        <w:rPr>
          <w:rFonts w:cstheme="minorHAnsi"/>
          <w:sz w:val="24"/>
          <w:szCs w:val="24"/>
        </w:rPr>
        <w:t>Plan next sprint</w:t>
      </w:r>
    </w:p>
    <w:p w14:paraId="36BAB298" w14:textId="77777777" w:rsidR="00EA1C9A" w:rsidRDefault="00EA1C9A">
      <w:pPr>
        <w:rPr>
          <w:rFonts w:cstheme="minorHAnsi"/>
          <w:sz w:val="24"/>
          <w:szCs w:val="24"/>
        </w:rPr>
      </w:pPr>
    </w:p>
    <w:p w14:paraId="3362316F" w14:textId="77777777" w:rsidR="00EA1C9A" w:rsidRDefault="003E5874">
      <w:pPr>
        <w:rPr>
          <w:rFonts w:cstheme="minorHAnsi"/>
          <w:b/>
          <w:bCs/>
          <w:sz w:val="48"/>
          <w:szCs w:val="48"/>
        </w:rPr>
      </w:pPr>
      <w:r>
        <w:br w:type="page"/>
      </w:r>
    </w:p>
    <w:p w14:paraId="590F3C59" w14:textId="77777777" w:rsidR="00EA1C9A" w:rsidRDefault="003E5874">
      <w:pPr>
        <w:jc w:val="center"/>
        <w:rPr>
          <w:rFonts w:cstheme="minorHAnsi"/>
          <w:b/>
          <w:bCs/>
          <w:sz w:val="48"/>
          <w:szCs w:val="48"/>
        </w:rPr>
      </w:pPr>
      <w:bookmarkStart w:id="1" w:name="CODING_BEST_PRACTICES"/>
      <w:bookmarkEnd w:id="1"/>
      <w:r>
        <w:rPr>
          <w:rFonts w:cstheme="minorHAnsi"/>
          <w:b/>
          <w:bCs/>
          <w:sz w:val="48"/>
          <w:szCs w:val="48"/>
        </w:rPr>
        <w:lastRenderedPageBreak/>
        <w:t>Coding Best Practices for Scrum Team</w:t>
      </w:r>
    </w:p>
    <w:p w14:paraId="388B180C" w14:textId="77777777" w:rsidR="00EA1C9A" w:rsidRDefault="003E5874">
      <w:pPr>
        <w:pStyle w:val="paragraph"/>
        <w:spacing w:beforeAutospacing="0" w:after="0" w:afterAutospacing="0"/>
        <w:textAlignment w:val="baseline"/>
        <w:rPr>
          <w:rStyle w:val="eop"/>
          <w:rFonts w:ascii="Calibri" w:hAnsi="Calibri" w:cs="Calibri"/>
          <w:sz w:val="22"/>
          <w:szCs w:val="22"/>
        </w:rPr>
      </w:pPr>
      <w:bookmarkStart w:id="2" w:name="REACT_JS"/>
      <w:bookmarkEnd w:id="2"/>
      <w:r>
        <w:rPr>
          <w:rStyle w:val="normaltextrun"/>
          <w:rFonts w:ascii="Calibri" w:hAnsi="Calibri" w:cs="Calibri"/>
          <w:b/>
          <w:bCs/>
          <w:sz w:val="40"/>
          <w:szCs w:val="40"/>
          <w:lang w:val="en-US"/>
        </w:rPr>
        <w:t>React JS</w:t>
      </w:r>
      <w:r>
        <w:rPr>
          <w:rStyle w:val="eop"/>
          <w:rFonts w:ascii="Calibri" w:hAnsi="Calibri" w:cs="Calibri"/>
          <w:sz w:val="40"/>
          <w:szCs w:val="40"/>
        </w:rPr>
        <w:t>:</w:t>
      </w:r>
      <w:r>
        <w:rPr>
          <w:rStyle w:val="normaltextrun"/>
          <w:rFonts w:ascii="Calibri" w:hAnsi="Calibri" w:cs="Calibri"/>
          <w:b/>
          <w:bCs/>
          <w:sz w:val="22"/>
          <w:szCs w:val="22"/>
          <w:lang w:val="en-US"/>
        </w:rPr>
        <w:t> </w:t>
      </w:r>
      <w:r>
        <w:rPr>
          <w:rStyle w:val="eop"/>
          <w:rFonts w:ascii="Calibri" w:hAnsi="Calibri" w:cs="Calibri"/>
          <w:sz w:val="22"/>
          <w:szCs w:val="22"/>
        </w:rPr>
        <w:t> </w:t>
      </w:r>
    </w:p>
    <w:p w14:paraId="4B26458C" w14:textId="77777777" w:rsidR="00EA1C9A" w:rsidRDefault="00EA1C9A">
      <w:pPr>
        <w:pStyle w:val="paragraph"/>
        <w:spacing w:beforeAutospacing="0" w:after="0" w:afterAutospacing="0"/>
        <w:textAlignment w:val="baseline"/>
        <w:rPr>
          <w:rFonts w:ascii="Segoe UI" w:hAnsi="Segoe UI" w:cs="Segoe UI"/>
          <w:sz w:val="18"/>
          <w:szCs w:val="18"/>
        </w:rPr>
      </w:pPr>
    </w:p>
    <w:p w14:paraId="1646E6C0" w14:textId="77777777" w:rsidR="00EA1C9A" w:rsidRDefault="003E5874">
      <w:pPr>
        <w:pStyle w:val="paragraph"/>
        <w:numPr>
          <w:ilvl w:val="0"/>
          <w:numId w:val="30"/>
        </w:numPr>
        <w:spacing w:beforeAutospacing="0" w:after="0" w:afterAutospacing="0" w:line="276" w:lineRule="auto"/>
        <w:textAlignment w:val="baseline"/>
        <w:rPr>
          <w:rFonts w:ascii="Segoe UI" w:hAnsi="Segoe UI" w:cs="Segoe UI"/>
        </w:rPr>
      </w:pPr>
      <w:r>
        <w:rPr>
          <w:rStyle w:val="normaltextrun"/>
          <w:rFonts w:ascii="Calibri" w:hAnsi="Calibri" w:cs="Calibri"/>
          <w:b/>
          <w:bCs/>
          <w:lang w:val="en-US"/>
        </w:rPr>
        <w:t>Naming Conventions and Programming Standards: </w:t>
      </w:r>
      <w:r>
        <w:rPr>
          <w:rStyle w:val="eop"/>
          <w:rFonts w:ascii="Calibri" w:hAnsi="Calibri" w:cs="Calibri"/>
        </w:rPr>
        <w:t> </w:t>
      </w:r>
    </w:p>
    <w:p w14:paraId="390F13E4" w14:textId="77777777" w:rsidR="00EA1C9A" w:rsidRDefault="003E5874">
      <w:pPr>
        <w:pStyle w:val="paragraph"/>
        <w:numPr>
          <w:ilvl w:val="0"/>
          <w:numId w:val="4"/>
        </w:numPr>
        <w:tabs>
          <w:tab w:val="clear" w:pos="720"/>
          <w:tab w:val="left" w:pos="36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 xml:space="preserve">It is recommended to use JSX syntax, </w:t>
      </w:r>
      <w:proofErr w:type="gramStart"/>
      <w:r>
        <w:rPr>
          <w:rStyle w:val="normaltextrun"/>
          <w:rFonts w:asciiTheme="minorHAnsi" w:hAnsiTheme="minorHAnsi" w:cstheme="minorHAnsi"/>
          <w:lang w:val="en-US"/>
        </w:rPr>
        <w:t>and </w:t>
      </w:r>
      <w:r>
        <w:rPr>
          <w:rStyle w:val="normaltextrun"/>
          <w:rFonts w:asciiTheme="minorHAnsi" w:hAnsiTheme="minorHAnsi" w:cstheme="minorHAnsi"/>
          <w:shd w:val="clear" w:color="auto" w:fill="FFFF00"/>
          <w:lang w:val="en-US"/>
        </w:rPr>
        <w:t>.</w:t>
      </w:r>
      <w:proofErr w:type="spellStart"/>
      <w:r>
        <w:rPr>
          <w:rStyle w:val="spellingerror"/>
          <w:rFonts w:asciiTheme="minorHAnsi" w:hAnsiTheme="minorHAnsi" w:cstheme="minorHAnsi"/>
          <w:shd w:val="clear" w:color="auto" w:fill="FFFF00"/>
          <w:lang w:val="en-US"/>
        </w:rPr>
        <w:t>jsx</w:t>
      </w:r>
      <w:proofErr w:type="spellEnd"/>
      <w:proofErr w:type="gramEnd"/>
      <w:r>
        <w:rPr>
          <w:rStyle w:val="normaltextrun"/>
          <w:rFonts w:asciiTheme="minorHAnsi" w:hAnsiTheme="minorHAnsi" w:cstheme="minorHAnsi"/>
          <w:lang w:val="en-US"/>
        </w:rPr>
        <w:t>  file extensions</w:t>
      </w:r>
    </w:p>
    <w:p w14:paraId="127AD7E4" w14:textId="77777777" w:rsidR="00EA1C9A" w:rsidRDefault="003E5874">
      <w:pPr>
        <w:pStyle w:val="paragraph"/>
        <w:numPr>
          <w:ilvl w:val="0"/>
          <w:numId w:val="4"/>
        </w:numPr>
        <w:tabs>
          <w:tab w:val="clear" w:pos="720"/>
          <w:tab w:val="left" w:pos="36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Use </w:t>
      </w:r>
      <w:r>
        <w:rPr>
          <w:rStyle w:val="spellingerror"/>
          <w:rFonts w:asciiTheme="minorHAnsi" w:hAnsiTheme="minorHAnsi" w:cstheme="minorHAnsi"/>
          <w:shd w:val="clear" w:color="auto" w:fill="FFFF00"/>
          <w:lang w:val="en-US"/>
        </w:rPr>
        <w:t>Pascal Case</w:t>
      </w:r>
      <w:r>
        <w:rPr>
          <w:rStyle w:val="normaltextrun"/>
          <w:rFonts w:asciiTheme="minorHAnsi" w:hAnsiTheme="minorHAnsi" w:cstheme="minorHAnsi"/>
          <w:lang w:val="en-US"/>
        </w:rPr>
        <w:t> notation for naming Files and classes.</w:t>
      </w:r>
      <w:r>
        <w:rPr>
          <w:rStyle w:val="eop"/>
          <w:rFonts w:asciiTheme="minorHAnsi" w:hAnsiTheme="minorHAnsi" w:cstheme="minorHAnsi"/>
        </w:rPr>
        <w:t> </w:t>
      </w:r>
    </w:p>
    <w:p w14:paraId="0DB8F2F0" w14:textId="77777777" w:rsidR="00EA1C9A" w:rsidRDefault="003E5874">
      <w:pPr>
        <w:pStyle w:val="paragraph"/>
        <w:numPr>
          <w:ilvl w:val="0"/>
          <w:numId w:val="5"/>
        </w:numPr>
        <w:tabs>
          <w:tab w:val="clear" w:pos="720"/>
          <w:tab w:val="left" w:pos="360"/>
        </w:tabs>
        <w:spacing w:beforeAutospacing="0" w:after="0" w:afterAutospacing="0" w:line="276" w:lineRule="auto"/>
        <w:ind w:left="1440" w:firstLine="0"/>
        <w:textAlignment w:val="baseline"/>
        <w:rPr>
          <w:rFonts w:asciiTheme="minorHAnsi" w:hAnsiTheme="minorHAnsi" w:cstheme="minorHAnsi"/>
        </w:rPr>
      </w:pPr>
      <w:r>
        <w:rPr>
          <w:rStyle w:val="spellingerror"/>
          <w:rFonts w:asciiTheme="minorHAnsi" w:hAnsiTheme="minorHAnsi" w:cstheme="minorHAnsi"/>
          <w:b/>
          <w:bCs/>
          <w:lang w:val="en-US"/>
        </w:rPr>
        <w:t>Eg.</w:t>
      </w:r>
      <w:r>
        <w:rPr>
          <w:rStyle w:val="normaltextrun"/>
          <w:rFonts w:asciiTheme="minorHAnsi" w:hAnsiTheme="minorHAnsi" w:cstheme="minorHAnsi"/>
          <w:b/>
          <w:bCs/>
          <w:lang w:val="en-US"/>
        </w:rPr>
        <w:t> </w:t>
      </w:r>
      <w:r>
        <w:rPr>
          <w:rStyle w:val="spellingerror"/>
          <w:rFonts w:asciiTheme="minorHAnsi" w:hAnsiTheme="minorHAnsi" w:cstheme="minorHAnsi"/>
          <w:b/>
          <w:bCs/>
          <w:lang w:val="en-US"/>
        </w:rPr>
        <w:t>TestComponent.jsx</w:t>
      </w:r>
      <w:r>
        <w:rPr>
          <w:rStyle w:val="normaltextrun"/>
          <w:rFonts w:asciiTheme="minorHAnsi" w:hAnsiTheme="minorHAnsi" w:cstheme="minorHAnsi"/>
          <w:b/>
          <w:bCs/>
          <w:lang w:val="en-US"/>
        </w:rPr>
        <w:t>, </w:t>
      </w:r>
      <w:r>
        <w:rPr>
          <w:rStyle w:val="spellingerror"/>
          <w:rFonts w:asciiTheme="minorHAnsi" w:hAnsiTheme="minorHAnsi" w:cstheme="minorHAnsi"/>
          <w:b/>
          <w:bCs/>
          <w:lang w:val="en-US"/>
        </w:rPr>
        <w:t>classTestComponent</w:t>
      </w:r>
      <w:r>
        <w:rPr>
          <w:rStyle w:val="normaltextrun"/>
          <w:rFonts w:asciiTheme="minorHAnsi" w:hAnsiTheme="minorHAnsi" w:cstheme="minorHAnsi"/>
          <w:b/>
          <w:bCs/>
          <w:lang w:val="en-US"/>
        </w:rPr>
        <w:t> extends </w:t>
      </w:r>
      <w:r>
        <w:rPr>
          <w:rStyle w:val="spellingerror"/>
          <w:rFonts w:asciiTheme="minorHAnsi" w:hAnsiTheme="minorHAnsi" w:cstheme="minorHAnsi"/>
          <w:b/>
          <w:bCs/>
          <w:lang w:val="en-US"/>
        </w:rPr>
        <w:t>React.Component</w:t>
      </w:r>
      <w:r>
        <w:rPr>
          <w:rStyle w:val="eop"/>
          <w:rFonts w:asciiTheme="minorHAnsi" w:hAnsiTheme="minorHAnsi" w:cstheme="minorHAnsi"/>
        </w:rPr>
        <w:t> </w:t>
      </w:r>
    </w:p>
    <w:p w14:paraId="0B4CA201" w14:textId="77777777" w:rsidR="00EA1C9A" w:rsidRDefault="003E5874">
      <w:pPr>
        <w:pStyle w:val="paragraph"/>
        <w:numPr>
          <w:ilvl w:val="0"/>
          <w:numId w:val="6"/>
        </w:numPr>
        <w:tabs>
          <w:tab w:val="clear" w:pos="720"/>
          <w:tab w:val="left" w:pos="36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Use the filename as the component name.</w:t>
      </w:r>
      <w:r>
        <w:rPr>
          <w:rStyle w:val="eop"/>
          <w:rFonts w:asciiTheme="minorHAnsi" w:hAnsiTheme="minorHAnsi" w:cstheme="minorHAnsi"/>
        </w:rPr>
        <w:t> </w:t>
      </w:r>
    </w:p>
    <w:p w14:paraId="15EFB86A" w14:textId="77777777" w:rsidR="00EA1C9A" w:rsidRDefault="003E5874">
      <w:pPr>
        <w:pStyle w:val="paragraph"/>
        <w:numPr>
          <w:ilvl w:val="0"/>
          <w:numId w:val="6"/>
        </w:numPr>
        <w:tabs>
          <w:tab w:val="clear" w:pos="720"/>
          <w:tab w:val="left" w:pos="36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Avoid using DOM component prop names for different purposes.</w:t>
      </w:r>
      <w:r>
        <w:rPr>
          <w:rStyle w:val="eop"/>
          <w:rFonts w:asciiTheme="minorHAnsi" w:hAnsiTheme="minorHAnsi" w:cstheme="minorHAnsi"/>
        </w:rPr>
        <w:t> </w:t>
      </w:r>
    </w:p>
    <w:p w14:paraId="288268E4"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bad</w:t>
      </w:r>
      <w:r>
        <w:rPr>
          <w:rStyle w:val="eop"/>
          <w:rFonts w:asciiTheme="minorHAnsi" w:hAnsiTheme="minorHAnsi" w:cstheme="minorHAnsi"/>
        </w:rPr>
        <w:t> </w:t>
      </w:r>
    </w:p>
    <w:p w14:paraId="2DFEB704"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&lt;</w:t>
      </w:r>
      <w:proofErr w:type="spellStart"/>
      <w:r>
        <w:rPr>
          <w:rStyle w:val="spellingerror"/>
          <w:rFonts w:asciiTheme="minorHAnsi" w:hAnsiTheme="minorHAnsi" w:cstheme="minorHAnsi"/>
          <w:lang w:val="en-US"/>
        </w:rPr>
        <w:t>MyComponent</w:t>
      </w:r>
      <w:proofErr w:type="spellEnd"/>
      <w:r>
        <w:rPr>
          <w:rStyle w:val="normaltextrun"/>
          <w:rFonts w:asciiTheme="minorHAnsi" w:hAnsiTheme="minorHAnsi" w:cstheme="minorHAnsi"/>
          <w:lang w:val="en-US"/>
        </w:rPr>
        <w:t> style="fancy" /&gt; </w:t>
      </w:r>
      <w:r>
        <w:rPr>
          <w:rStyle w:val="eop"/>
          <w:rFonts w:asciiTheme="minorHAnsi" w:hAnsiTheme="minorHAnsi" w:cstheme="minorHAnsi"/>
        </w:rPr>
        <w:t> </w:t>
      </w:r>
    </w:p>
    <w:p w14:paraId="1FBFD32C"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bad </w:t>
      </w:r>
      <w:r>
        <w:rPr>
          <w:rStyle w:val="eop"/>
          <w:rFonts w:asciiTheme="minorHAnsi" w:hAnsiTheme="minorHAnsi" w:cstheme="minorHAnsi"/>
        </w:rPr>
        <w:t> </w:t>
      </w:r>
    </w:p>
    <w:p w14:paraId="1D14F3BD"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&lt;</w:t>
      </w:r>
      <w:proofErr w:type="spellStart"/>
      <w:r>
        <w:rPr>
          <w:rStyle w:val="spellingerror"/>
          <w:rFonts w:asciiTheme="minorHAnsi" w:hAnsiTheme="minorHAnsi" w:cstheme="minorHAnsi"/>
          <w:lang w:val="en-US"/>
        </w:rPr>
        <w:t>MyComponent</w:t>
      </w:r>
      <w:proofErr w:type="spellEnd"/>
      <w:r>
        <w:rPr>
          <w:rStyle w:val="normaltextrun"/>
          <w:rFonts w:asciiTheme="minorHAnsi" w:hAnsiTheme="minorHAnsi" w:cstheme="minorHAnsi"/>
          <w:lang w:val="en-US"/>
        </w:rPr>
        <w:t> </w:t>
      </w:r>
      <w:proofErr w:type="spellStart"/>
      <w:r>
        <w:rPr>
          <w:rStyle w:val="spellingerror"/>
          <w:rFonts w:asciiTheme="minorHAnsi" w:hAnsiTheme="minorHAnsi" w:cstheme="minorHAnsi"/>
          <w:lang w:val="en-US"/>
        </w:rPr>
        <w:t>className</w:t>
      </w:r>
      <w:proofErr w:type="spellEnd"/>
      <w:r>
        <w:rPr>
          <w:rStyle w:val="normaltextrun"/>
          <w:rFonts w:asciiTheme="minorHAnsi" w:hAnsiTheme="minorHAnsi" w:cstheme="minorHAnsi"/>
          <w:lang w:val="en-US"/>
        </w:rPr>
        <w:t>="fancy" /&gt; </w:t>
      </w:r>
      <w:r>
        <w:rPr>
          <w:rStyle w:val="eop"/>
          <w:rFonts w:asciiTheme="minorHAnsi" w:hAnsiTheme="minorHAnsi" w:cstheme="minorHAnsi"/>
        </w:rPr>
        <w:t> </w:t>
      </w:r>
    </w:p>
    <w:p w14:paraId="47D74857"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good </w:t>
      </w:r>
      <w:r>
        <w:rPr>
          <w:rStyle w:val="eop"/>
          <w:rFonts w:asciiTheme="minorHAnsi" w:hAnsiTheme="minorHAnsi" w:cstheme="minorHAnsi"/>
        </w:rPr>
        <w:t> </w:t>
      </w:r>
    </w:p>
    <w:p w14:paraId="28FF11AA" w14:textId="77777777" w:rsidR="00EA1C9A" w:rsidRDefault="003E5874">
      <w:pPr>
        <w:pStyle w:val="paragraph"/>
        <w:spacing w:beforeAutospacing="0" w:after="0" w:afterAutospacing="0" w:line="276" w:lineRule="auto"/>
        <w:ind w:left="360" w:firstLine="720"/>
        <w:textAlignment w:val="baseline"/>
        <w:rPr>
          <w:rStyle w:val="eop"/>
          <w:rFonts w:asciiTheme="minorHAnsi" w:hAnsiTheme="minorHAnsi" w:cstheme="minorHAnsi"/>
        </w:rPr>
      </w:pPr>
      <w:r>
        <w:rPr>
          <w:rStyle w:val="normaltextrun"/>
          <w:rFonts w:asciiTheme="minorHAnsi" w:hAnsiTheme="minorHAnsi" w:cstheme="minorHAnsi"/>
          <w:lang w:val="en-US"/>
        </w:rPr>
        <w:t>&lt;</w:t>
      </w:r>
      <w:proofErr w:type="spellStart"/>
      <w:r>
        <w:rPr>
          <w:rStyle w:val="spellingerror"/>
          <w:rFonts w:asciiTheme="minorHAnsi" w:hAnsiTheme="minorHAnsi" w:cstheme="minorHAnsi"/>
          <w:lang w:val="en-US"/>
        </w:rPr>
        <w:t>MyComponent</w:t>
      </w:r>
      <w:proofErr w:type="spellEnd"/>
      <w:r>
        <w:rPr>
          <w:rStyle w:val="normaltextrun"/>
          <w:rFonts w:asciiTheme="minorHAnsi" w:hAnsiTheme="minorHAnsi" w:cstheme="minorHAnsi"/>
          <w:lang w:val="en-US"/>
        </w:rPr>
        <w:t> variant="fancy" /&gt;</w:t>
      </w:r>
      <w:r>
        <w:rPr>
          <w:rStyle w:val="eop"/>
          <w:rFonts w:asciiTheme="minorHAnsi" w:hAnsiTheme="minorHAnsi" w:cstheme="minorHAnsi"/>
        </w:rPr>
        <w:t> </w:t>
      </w:r>
    </w:p>
    <w:p w14:paraId="5C557B5A" w14:textId="77777777" w:rsidR="00EA1C9A" w:rsidRDefault="00EA1C9A">
      <w:pPr>
        <w:pStyle w:val="paragraph"/>
        <w:spacing w:beforeAutospacing="0" w:after="0" w:afterAutospacing="0" w:line="276" w:lineRule="auto"/>
        <w:ind w:left="360" w:firstLine="720"/>
        <w:textAlignment w:val="baseline"/>
        <w:rPr>
          <w:rStyle w:val="eop"/>
          <w:rFonts w:asciiTheme="minorHAnsi" w:hAnsiTheme="minorHAnsi" w:cstheme="minorHAnsi"/>
        </w:rPr>
      </w:pPr>
    </w:p>
    <w:p w14:paraId="566A084E" w14:textId="77777777" w:rsidR="00EA1C9A" w:rsidRDefault="00EA1C9A">
      <w:pPr>
        <w:pStyle w:val="paragraph"/>
        <w:spacing w:beforeAutospacing="0" w:after="0" w:afterAutospacing="0" w:line="276" w:lineRule="auto"/>
        <w:ind w:left="360" w:firstLine="720"/>
        <w:textAlignment w:val="baseline"/>
        <w:rPr>
          <w:rStyle w:val="eop"/>
          <w:rFonts w:asciiTheme="minorHAnsi" w:hAnsiTheme="minorHAnsi" w:cstheme="minorHAnsi"/>
        </w:rPr>
      </w:pPr>
    </w:p>
    <w:p w14:paraId="3CCD85A8" w14:textId="77777777" w:rsidR="00EA1C9A" w:rsidRDefault="00EA1C9A">
      <w:pPr>
        <w:pStyle w:val="paragraph"/>
        <w:spacing w:beforeAutospacing="0" w:after="0" w:afterAutospacing="0" w:line="276" w:lineRule="auto"/>
        <w:ind w:left="360" w:firstLine="720"/>
        <w:textAlignment w:val="baseline"/>
        <w:rPr>
          <w:rStyle w:val="eop"/>
          <w:rFonts w:asciiTheme="minorHAnsi" w:hAnsiTheme="minorHAnsi" w:cstheme="minorHAnsi"/>
        </w:rPr>
      </w:pPr>
    </w:p>
    <w:p w14:paraId="338D5865" w14:textId="77777777" w:rsidR="00EA1C9A" w:rsidRDefault="00EA1C9A">
      <w:pPr>
        <w:pStyle w:val="paragraph"/>
        <w:spacing w:beforeAutospacing="0" w:after="0" w:afterAutospacing="0" w:line="276" w:lineRule="auto"/>
        <w:ind w:left="360" w:firstLine="720"/>
        <w:textAlignment w:val="baseline"/>
        <w:rPr>
          <w:rStyle w:val="eop"/>
          <w:rFonts w:asciiTheme="minorHAnsi" w:hAnsiTheme="minorHAnsi" w:cstheme="minorHAnsi"/>
        </w:rPr>
      </w:pPr>
    </w:p>
    <w:p w14:paraId="5084F6C7" w14:textId="77777777" w:rsidR="00EA1C9A" w:rsidRDefault="00EA1C9A">
      <w:pPr>
        <w:pStyle w:val="paragraph"/>
        <w:spacing w:beforeAutospacing="0" w:after="0" w:afterAutospacing="0" w:line="276" w:lineRule="auto"/>
        <w:ind w:left="360" w:firstLine="720"/>
        <w:textAlignment w:val="baseline"/>
        <w:rPr>
          <w:rFonts w:asciiTheme="minorHAnsi" w:hAnsiTheme="minorHAnsi" w:cstheme="minorHAnsi"/>
        </w:rPr>
      </w:pPr>
    </w:p>
    <w:p w14:paraId="17FC1333" w14:textId="77777777" w:rsidR="00EA1C9A" w:rsidRDefault="003E5874">
      <w:pPr>
        <w:pStyle w:val="paragraph"/>
        <w:numPr>
          <w:ilvl w:val="0"/>
          <w:numId w:val="7"/>
        </w:numPr>
        <w:tabs>
          <w:tab w:val="clear" w:pos="720"/>
          <w:tab w:val="left" w:pos="36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Always use camelCase for prop names.</w:t>
      </w:r>
      <w:r>
        <w:rPr>
          <w:rStyle w:val="eop"/>
          <w:rFonts w:asciiTheme="minorHAnsi" w:hAnsiTheme="minorHAnsi" w:cstheme="minorHAnsi"/>
        </w:rPr>
        <w:t> </w:t>
      </w:r>
    </w:p>
    <w:p w14:paraId="3C795C60" w14:textId="77777777" w:rsidR="00EA1C9A" w:rsidRDefault="003E5874">
      <w:pPr>
        <w:pStyle w:val="paragraph"/>
        <w:spacing w:beforeAutospacing="0" w:after="0" w:afterAutospacing="0" w:line="276" w:lineRule="auto"/>
        <w:ind w:left="720" w:firstLine="360"/>
        <w:textAlignment w:val="baseline"/>
        <w:rPr>
          <w:rFonts w:asciiTheme="minorHAnsi" w:hAnsiTheme="minorHAnsi" w:cstheme="minorHAnsi"/>
        </w:rPr>
      </w:pPr>
      <w:r>
        <w:rPr>
          <w:rStyle w:val="normaltextrun"/>
          <w:rFonts w:asciiTheme="minorHAnsi" w:hAnsiTheme="minorHAnsi" w:cstheme="minorHAnsi"/>
          <w:lang w:val="en-US"/>
        </w:rPr>
        <w:t>// bad </w:t>
      </w:r>
      <w:r>
        <w:rPr>
          <w:rStyle w:val="eop"/>
          <w:rFonts w:asciiTheme="minorHAnsi" w:hAnsiTheme="minorHAnsi" w:cstheme="minorHAnsi"/>
        </w:rPr>
        <w:t> </w:t>
      </w:r>
    </w:p>
    <w:p w14:paraId="16D9A858" w14:textId="77777777" w:rsidR="00EA1C9A" w:rsidRDefault="003E5874">
      <w:pPr>
        <w:pStyle w:val="paragraph"/>
        <w:spacing w:beforeAutospacing="0" w:after="0" w:afterAutospacing="0" w:line="276" w:lineRule="auto"/>
        <w:ind w:left="720" w:firstLine="360"/>
        <w:textAlignment w:val="baseline"/>
        <w:rPr>
          <w:rFonts w:asciiTheme="minorHAnsi" w:hAnsiTheme="minorHAnsi" w:cstheme="minorHAnsi"/>
        </w:rPr>
      </w:pPr>
      <w:r>
        <w:rPr>
          <w:rStyle w:val="normaltextrun"/>
          <w:rFonts w:asciiTheme="minorHAnsi" w:hAnsiTheme="minorHAnsi" w:cstheme="minorHAnsi"/>
          <w:lang w:val="en-US"/>
        </w:rPr>
        <w:t>&lt;Foo </w:t>
      </w:r>
      <w:r>
        <w:rPr>
          <w:rStyle w:val="eop"/>
          <w:rFonts w:asciiTheme="minorHAnsi" w:hAnsiTheme="minorHAnsi" w:cstheme="minorHAnsi"/>
        </w:rPr>
        <w:t> </w:t>
      </w:r>
    </w:p>
    <w:p w14:paraId="371BE6CD" w14:textId="77777777" w:rsidR="00EA1C9A" w:rsidRDefault="003E5874">
      <w:pPr>
        <w:pStyle w:val="paragraph"/>
        <w:spacing w:beforeAutospacing="0" w:after="0" w:afterAutospacing="0" w:line="276" w:lineRule="auto"/>
        <w:ind w:left="1080" w:firstLine="720"/>
        <w:textAlignment w:val="baseline"/>
        <w:rPr>
          <w:rFonts w:asciiTheme="minorHAnsi" w:hAnsiTheme="minorHAnsi" w:cstheme="minorHAnsi"/>
        </w:rPr>
      </w:pPr>
      <w:proofErr w:type="spellStart"/>
      <w:r>
        <w:rPr>
          <w:rStyle w:val="spellingerror"/>
          <w:rFonts w:asciiTheme="minorHAnsi" w:hAnsiTheme="minorHAnsi" w:cstheme="minorHAnsi"/>
          <w:lang w:val="en-US"/>
        </w:rPr>
        <w:t>UserName</w:t>
      </w:r>
      <w:proofErr w:type="spellEnd"/>
      <w:r>
        <w:rPr>
          <w:rStyle w:val="normaltextrun"/>
          <w:rFonts w:asciiTheme="minorHAnsi" w:hAnsiTheme="minorHAnsi" w:cstheme="minorHAnsi"/>
          <w:lang w:val="en-US"/>
        </w:rPr>
        <w:t>="hello" </w:t>
      </w:r>
      <w:r>
        <w:rPr>
          <w:rStyle w:val="eop"/>
          <w:rFonts w:asciiTheme="minorHAnsi" w:hAnsiTheme="minorHAnsi" w:cstheme="minorHAnsi"/>
        </w:rPr>
        <w:t> </w:t>
      </w:r>
    </w:p>
    <w:p w14:paraId="44720E1B" w14:textId="77777777" w:rsidR="00EA1C9A" w:rsidRDefault="003E5874">
      <w:pPr>
        <w:pStyle w:val="paragraph"/>
        <w:spacing w:beforeAutospacing="0" w:after="0" w:afterAutospacing="0" w:line="276" w:lineRule="auto"/>
        <w:ind w:left="1080" w:firstLine="720"/>
        <w:textAlignment w:val="baseline"/>
        <w:rPr>
          <w:rFonts w:asciiTheme="minorHAnsi" w:hAnsiTheme="minorHAnsi" w:cstheme="minorHAnsi"/>
        </w:rPr>
      </w:pPr>
      <w:proofErr w:type="spellStart"/>
      <w:r>
        <w:rPr>
          <w:rStyle w:val="spellingerror"/>
          <w:rFonts w:asciiTheme="minorHAnsi" w:hAnsiTheme="minorHAnsi" w:cstheme="minorHAnsi"/>
          <w:lang w:val="en-US"/>
        </w:rPr>
        <w:t>phone_number</w:t>
      </w:r>
      <w:proofErr w:type="spellEnd"/>
      <w:proofErr w:type="gramStart"/>
      <w:r>
        <w:rPr>
          <w:rStyle w:val="normaltextrun"/>
          <w:rFonts w:asciiTheme="minorHAnsi" w:hAnsiTheme="minorHAnsi" w:cstheme="minorHAnsi"/>
          <w:lang w:val="en-US"/>
        </w:rPr>
        <w:t>={</w:t>
      </w:r>
      <w:proofErr w:type="gramEnd"/>
      <w:r>
        <w:rPr>
          <w:rStyle w:val="normaltextrun"/>
          <w:rFonts w:asciiTheme="minorHAnsi" w:hAnsiTheme="minorHAnsi" w:cstheme="minorHAnsi"/>
          <w:lang w:val="en-US"/>
        </w:rPr>
        <w:t>12345678} </w:t>
      </w:r>
      <w:r>
        <w:rPr>
          <w:rStyle w:val="eop"/>
          <w:rFonts w:asciiTheme="minorHAnsi" w:hAnsiTheme="minorHAnsi" w:cstheme="minorHAnsi"/>
        </w:rPr>
        <w:t> </w:t>
      </w:r>
    </w:p>
    <w:p w14:paraId="6693EE29"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/&gt; </w:t>
      </w:r>
      <w:r>
        <w:rPr>
          <w:rStyle w:val="eop"/>
          <w:rFonts w:asciiTheme="minorHAnsi" w:hAnsiTheme="minorHAnsi" w:cstheme="minorHAnsi"/>
        </w:rPr>
        <w:t> </w:t>
      </w:r>
    </w:p>
    <w:p w14:paraId="54247841" w14:textId="77777777" w:rsidR="00EA1C9A" w:rsidRDefault="00EA1C9A">
      <w:pPr>
        <w:pStyle w:val="paragraph"/>
        <w:spacing w:beforeAutospacing="0" w:after="0" w:afterAutospacing="0" w:line="276" w:lineRule="auto"/>
        <w:ind w:left="360" w:firstLine="720"/>
        <w:textAlignment w:val="baseline"/>
        <w:rPr>
          <w:rStyle w:val="normaltextrun"/>
          <w:rFonts w:asciiTheme="minorHAnsi" w:hAnsiTheme="minorHAnsi" w:cstheme="minorHAnsi"/>
          <w:lang w:val="en-US"/>
        </w:rPr>
      </w:pPr>
    </w:p>
    <w:p w14:paraId="16263BE5"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good </w:t>
      </w:r>
      <w:r>
        <w:rPr>
          <w:rStyle w:val="eop"/>
          <w:rFonts w:asciiTheme="minorHAnsi" w:hAnsiTheme="minorHAnsi" w:cstheme="minorHAnsi"/>
        </w:rPr>
        <w:t> </w:t>
      </w:r>
    </w:p>
    <w:p w14:paraId="53D47158"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&lt;Foo</w:t>
      </w:r>
      <w:r>
        <w:rPr>
          <w:rStyle w:val="eop"/>
          <w:rFonts w:asciiTheme="minorHAnsi" w:hAnsiTheme="minorHAnsi" w:cstheme="minorHAnsi"/>
        </w:rPr>
        <w:t> </w:t>
      </w:r>
    </w:p>
    <w:p w14:paraId="180D1CCE" w14:textId="77777777" w:rsidR="00EA1C9A" w:rsidRDefault="003E5874">
      <w:pPr>
        <w:pStyle w:val="paragraph"/>
        <w:spacing w:beforeAutospacing="0" w:after="0" w:afterAutospacing="0" w:line="276" w:lineRule="auto"/>
        <w:ind w:left="1080" w:firstLine="720"/>
        <w:textAlignment w:val="baseline"/>
        <w:rPr>
          <w:rFonts w:asciiTheme="minorHAnsi" w:hAnsiTheme="minorHAnsi" w:cstheme="minorHAnsi"/>
        </w:rPr>
      </w:pPr>
      <w:proofErr w:type="spellStart"/>
      <w:r>
        <w:rPr>
          <w:rStyle w:val="spellingerror"/>
          <w:rFonts w:asciiTheme="minorHAnsi" w:hAnsiTheme="minorHAnsi" w:cstheme="minorHAnsi"/>
          <w:lang w:val="en-US"/>
        </w:rPr>
        <w:t>userName</w:t>
      </w:r>
      <w:proofErr w:type="spellEnd"/>
      <w:r>
        <w:rPr>
          <w:rStyle w:val="normaltextrun"/>
          <w:rFonts w:asciiTheme="minorHAnsi" w:hAnsiTheme="minorHAnsi" w:cstheme="minorHAnsi"/>
          <w:lang w:val="en-US"/>
        </w:rPr>
        <w:t>="hello" </w:t>
      </w:r>
      <w:r>
        <w:rPr>
          <w:rStyle w:val="eop"/>
          <w:rFonts w:asciiTheme="minorHAnsi" w:hAnsiTheme="minorHAnsi" w:cstheme="minorHAnsi"/>
        </w:rPr>
        <w:t> </w:t>
      </w:r>
    </w:p>
    <w:p w14:paraId="4A16CA86" w14:textId="77777777" w:rsidR="00EA1C9A" w:rsidRDefault="003E5874">
      <w:pPr>
        <w:pStyle w:val="paragraph"/>
        <w:spacing w:beforeAutospacing="0" w:after="0" w:afterAutospacing="0" w:line="276" w:lineRule="auto"/>
        <w:ind w:left="1080" w:firstLine="720"/>
        <w:textAlignment w:val="baseline"/>
        <w:rPr>
          <w:rFonts w:asciiTheme="minorHAnsi" w:hAnsiTheme="minorHAnsi" w:cstheme="minorHAnsi"/>
        </w:rPr>
      </w:pPr>
      <w:proofErr w:type="spellStart"/>
      <w:r>
        <w:rPr>
          <w:rStyle w:val="spellingerror"/>
          <w:rFonts w:asciiTheme="minorHAnsi" w:hAnsiTheme="minorHAnsi" w:cstheme="minorHAnsi"/>
          <w:lang w:val="en-US"/>
        </w:rPr>
        <w:t>phoneNumber</w:t>
      </w:r>
      <w:proofErr w:type="spellEnd"/>
      <w:proofErr w:type="gramStart"/>
      <w:r>
        <w:rPr>
          <w:rStyle w:val="normaltextrun"/>
          <w:rFonts w:asciiTheme="minorHAnsi" w:hAnsiTheme="minorHAnsi" w:cstheme="minorHAnsi"/>
          <w:lang w:val="en-US"/>
        </w:rPr>
        <w:t>={</w:t>
      </w:r>
      <w:proofErr w:type="gramEnd"/>
      <w:r>
        <w:rPr>
          <w:rStyle w:val="normaltextrun"/>
          <w:rFonts w:asciiTheme="minorHAnsi" w:hAnsiTheme="minorHAnsi" w:cstheme="minorHAnsi"/>
          <w:lang w:val="en-US"/>
        </w:rPr>
        <w:t>12345678} </w:t>
      </w:r>
      <w:r>
        <w:rPr>
          <w:rStyle w:val="eop"/>
          <w:rFonts w:asciiTheme="minorHAnsi" w:hAnsiTheme="minorHAnsi" w:cstheme="minorHAnsi"/>
        </w:rPr>
        <w:t> </w:t>
      </w:r>
    </w:p>
    <w:p w14:paraId="67645FA7" w14:textId="77777777" w:rsidR="00EA1C9A" w:rsidRDefault="003E5874">
      <w:pPr>
        <w:pStyle w:val="paragraph"/>
        <w:spacing w:beforeAutospacing="0" w:after="0" w:afterAutospacing="0" w:line="276" w:lineRule="auto"/>
        <w:ind w:left="1080"/>
        <w:textAlignment w:val="baseline"/>
        <w:rPr>
          <w:rFonts w:asciiTheme="minorHAnsi" w:hAnsiTheme="minorHAnsi" w:cstheme="minorHAnsi"/>
        </w:rPr>
      </w:pPr>
      <w:r>
        <w:rPr>
          <w:rStyle w:val="normaltextrun"/>
          <w:rFonts w:asciiTheme="minorHAnsi" w:hAnsiTheme="minorHAnsi" w:cstheme="minorHAnsi"/>
          <w:lang w:val="en-US"/>
        </w:rPr>
        <w:t>/&gt;</w:t>
      </w:r>
      <w:r>
        <w:rPr>
          <w:rStyle w:val="eop"/>
          <w:rFonts w:asciiTheme="minorHAnsi" w:hAnsiTheme="minorHAnsi" w:cstheme="minorHAnsi"/>
        </w:rPr>
        <w:t> </w:t>
      </w:r>
    </w:p>
    <w:p w14:paraId="10B675DE" w14:textId="77777777" w:rsidR="00EA1C9A" w:rsidRDefault="003E5874">
      <w:pPr>
        <w:pStyle w:val="paragraph"/>
        <w:numPr>
          <w:ilvl w:val="0"/>
          <w:numId w:val="8"/>
        </w:numPr>
        <w:tabs>
          <w:tab w:val="clear" w:pos="720"/>
          <w:tab w:val="left" w:pos="36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Use arrow functions to close over local variables. It is handy when you need to pass additional data to an event handler.</w:t>
      </w:r>
      <w:r>
        <w:rPr>
          <w:rStyle w:val="eop"/>
          <w:rFonts w:asciiTheme="minorHAnsi" w:hAnsiTheme="minorHAnsi" w:cstheme="minorHAnsi"/>
        </w:rPr>
        <w:t> </w:t>
      </w:r>
    </w:p>
    <w:p w14:paraId="42D48437" w14:textId="77777777" w:rsidR="00EA1C9A" w:rsidRDefault="003E5874">
      <w:pPr>
        <w:pStyle w:val="paragraph"/>
        <w:numPr>
          <w:ilvl w:val="0"/>
          <w:numId w:val="9"/>
        </w:numPr>
        <w:tabs>
          <w:tab w:val="clear" w:pos="720"/>
          <w:tab w:val="left" w:pos="360"/>
        </w:tabs>
        <w:spacing w:beforeAutospacing="0" w:after="0" w:afterAutospacing="0" w:line="276" w:lineRule="auto"/>
        <w:ind w:left="1440" w:firstLine="0"/>
        <w:textAlignment w:val="baseline"/>
        <w:rPr>
          <w:rStyle w:val="eop"/>
          <w:rFonts w:asciiTheme="minorHAnsi" w:hAnsiTheme="minorHAnsi" w:cstheme="minorHAnsi"/>
        </w:rPr>
      </w:pPr>
      <w:proofErr w:type="spellStart"/>
      <w:r>
        <w:rPr>
          <w:rStyle w:val="spellingerror"/>
          <w:rFonts w:asciiTheme="minorHAnsi" w:hAnsiTheme="minorHAnsi" w:cstheme="minorHAnsi"/>
          <w:lang w:val="en-US"/>
        </w:rPr>
        <w:t>Eg.</w:t>
      </w:r>
      <w:proofErr w:type="spellEnd"/>
      <w:r>
        <w:rPr>
          <w:rStyle w:val="normaltextrun"/>
          <w:rFonts w:asciiTheme="minorHAnsi" w:hAnsiTheme="minorHAnsi" w:cstheme="minorHAnsi"/>
          <w:lang w:val="en-US"/>
        </w:rPr>
        <w:t>   </w:t>
      </w:r>
      <w:proofErr w:type="spellStart"/>
      <w:r>
        <w:rPr>
          <w:rStyle w:val="spellingerror"/>
          <w:rFonts w:asciiTheme="minorHAnsi" w:hAnsiTheme="minorHAnsi" w:cstheme="minorHAnsi"/>
          <w:lang w:val="en-US"/>
        </w:rPr>
        <w:t>onClick</w:t>
      </w:r>
      <w:proofErr w:type="spellEnd"/>
      <w:r>
        <w:rPr>
          <w:rStyle w:val="normaltextrun"/>
          <w:rFonts w:asciiTheme="minorHAnsi" w:hAnsiTheme="minorHAnsi" w:cstheme="minorHAnsi"/>
          <w:lang w:val="en-US"/>
        </w:rPr>
        <w:t xml:space="preserve">={(event) =&gt; </w:t>
      </w:r>
      <w:proofErr w:type="gramStart"/>
      <w:r>
        <w:rPr>
          <w:rStyle w:val="normaltextrun"/>
          <w:rFonts w:asciiTheme="minorHAnsi" w:hAnsiTheme="minorHAnsi" w:cstheme="minorHAnsi"/>
          <w:lang w:val="en-US"/>
        </w:rPr>
        <w:t>{ </w:t>
      </w:r>
      <w:proofErr w:type="spellStart"/>
      <w:r>
        <w:rPr>
          <w:rStyle w:val="spellingerror"/>
          <w:rFonts w:asciiTheme="minorHAnsi" w:hAnsiTheme="minorHAnsi" w:cstheme="minorHAnsi"/>
          <w:lang w:val="en-US"/>
        </w:rPr>
        <w:t>doSomethingWith</w:t>
      </w:r>
      <w:proofErr w:type="spellEnd"/>
      <w:proofErr w:type="gramEnd"/>
      <w:r>
        <w:rPr>
          <w:rStyle w:val="normaltextrun"/>
          <w:rFonts w:asciiTheme="minorHAnsi" w:hAnsiTheme="minorHAnsi" w:cstheme="minorHAnsi"/>
          <w:lang w:val="en-US"/>
        </w:rPr>
        <w:t>(event, item.name, index); }}</w:t>
      </w:r>
      <w:r>
        <w:rPr>
          <w:rStyle w:val="eop"/>
          <w:rFonts w:asciiTheme="minorHAnsi" w:hAnsiTheme="minorHAnsi" w:cstheme="minorHAnsi"/>
        </w:rPr>
        <w:t>  </w:t>
      </w:r>
    </w:p>
    <w:p w14:paraId="6DE0FF27" w14:textId="77777777" w:rsidR="00EA1C9A" w:rsidRDefault="00EA1C9A">
      <w:pPr>
        <w:pStyle w:val="paragraph"/>
        <w:spacing w:beforeAutospacing="0" w:after="0" w:afterAutospacing="0" w:line="276" w:lineRule="auto"/>
        <w:ind w:left="1440"/>
        <w:textAlignment w:val="baseline"/>
        <w:rPr>
          <w:rFonts w:asciiTheme="minorHAnsi" w:hAnsiTheme="minorHAnsi" w:cstheme="minorHAnsi"/>
        </w:rPr>
      </w:pPr>
    </w:p>
    <w:p w14:paraId="6BA97ED1" w14:textId="77777777" w:rsidR="00EA1C9A" w:rsidRDefault="00EA1C9A">
      <w:pPr>
        <w:pStyle w:val="paragraph"/>
        <w:spacing w:beforeAutospacing="0" w:after="0" w:afterAutospacing="0" w:line="276" w:lineRule="auto"/>
        <w:ind w:left="1440"/>
        <w:textAlignment w:val="baseline"/>
        <w:rPr>
          <w:rFonts w:asciiTheme="minorHAnsi" w:hAnsiTheme="minorHAnsi" w:cstheme="minorHAnsi"/>
        </w:rPr>
      </w:pPr>
    </w:p>
    <w:p w14:paraId="6072F74F" w14:textId="77777777" w:rsidR="00EA1C9A" w:rsidRDefault="003E5874">
      <w:pPr>
        <w:pStyle w:val="paragraph"/>
        <w:numPr>
          <w:ilvl w:val="0"/>
          <w:numId w:val="10"/>
        </w:numPr>
        <w:tabs>
          <w:tab w:val="clear" w:pos="720"/>
          <w:tab w:val="left" w:pos="36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Recommended order of methods for React component class. </w:t>
      </w:r>
      <w:r>
        <w:rPr>
          <w:rStyle w:val="eop"/>
          <w:rFonts w:asciiTheme="minorHAnsi" w:hAnsiTheme="minorHAnsi" w:cstheme="minorHAnsi"/>
        </w:rPr>
        <w:t> </w:t>
      </w:r>
    </w:p>
    <w:p w14:paraId="35867461" w14:textId="77777777" w:rsidR="00EA1C9A" w:rsidRDefault="003E5874">
      <w:pPr>
        <w:pStyle w:val="paragraph"/>
        <w:numPr>
          <w:ilvl w:val="0"/>
          <w:numId w:val="11"/>
        </w:numPr>
        <w:tabs>
          <w:tab w:val="clear" w:pos="720"/>
          <w:tab w:val="left" w:pos="1080"/>
        </w:tabs>
        <w:spacing w:beforeAutospacing="0" w:after="0" w:afterAutospacing="0" w:line="276" w:lineRule="auto"/>
        <w:ind w:left="2160" w:firstLine="0"/>
        <w:textAlignment w:val="baseline"/>
        <w:rPr>
          <w:rFonts w:asciiTheme="minorHAnsi" w:hAnsiTheme="minorHAnsi" w:cstheme="minorHAnsi"/>
        </w:rPr>
      </w:pPr>
      <w:r>
        <w:rPr>
          <w:rStyle w:val="normaltextrun"/>
          <w:rFonts w:asciiTheme="minorHAnsi" w:hAnsiTheme="minorHAnsi" w:cstheme="minorHAnsi"/>
          <w:lang w:val="en-US"/>
        </w:rPr>
        <w:t>Optional </w:t>
      </w:r>
      <w:r>
        <w:rPr>
          <w:rStyle w:val="normaltextrun"/>
          <w:rFonts w:asciiTheme="minorHAnsi" w:hAnsiTheme="minorHAnsi" w:cstheme="minorHAnsi"/>
          <w:b/>
          <w:bCs/>
          <w:lang w:val="en-US"/>
        </w:rPr>
        <w:t>static </w:t>
      </w:r>
      <w:r>
        <w:rPr>
          <w:rStyle w:val="normaltextrun"/>
          <w:rFonts w:asciiTheme="minorHAnsi" w:hAnsiTheme="minorHAnsi" w:cstheme="minorHAnsi"/>
          <w:lang w:val="en-US"/>
        </w:rPr>
        <w:t>methods.</w:t>
      </w:r>
      <w:r>
        <w:rPr>
          <w:rStyle w:val="eop"/>
          <w:rFonts w:asciiTheme="minorHAnsi" w:hAnsiTheme="minorHAnsi" w:cstheme="minorHAnsi"/>
        </w:rPr>
        <w:t> </w:t>
      </w:r>
    </w:p>
    <w:p w14:paraId="022B8F8C" w14:textId="77777777" w:rsidR="00EA1C9A" w:rsidRDefault="003E5874">
      <w:pPr>
        <w:pStyle w:val="paragraph"/>
        <w:numPr>
          <w:ilvl w:val="0"/>
          <w:numId w:val="12"/>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r>
        <w:rPr>
          <w:rStyle w:val="normaltextrun"/>
          <w:rFonts w:asciiTheme="minorHAnsi" w:hAnsiTheme="minorHAnsi" w:cstheme="minorHAnsi"/>
          <w:lang w:val="en-US"/>
        </w:rPr>
        <w:t>Constructor</w:t>
      </w:r>
      <w:r>
        <w:rPr>
          <w:rStyle w:val="eop"/>
          <w:rFonts w:asciiTheme="minorHAnsi" w:hAnsiTheme="minorHAnsi" w:cstheme="minorHAnsi"/>
        </w:rPr>
        <w:t> </w:t>
      </w:r>
    </w:p>
    <w:p w14:paraId="5C2EAD52" w14:textId="77777777" w:rsidR="00EA1C9A" w:rsidRDefault="003E5874">
      <w:pPr>
        <w:pStyle w:val="paragraph"/>
        <w:numPr>
          <w:ilvl w:val="0"/>
          <w:numId w:val="13"/>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lang w:val="en-US"/>
        </w:rPr>
        <w:t>getChildContext</w:t>
      </w:r>
      <w:proofErr w:type="spellEnd"/>
      <w:r>
        <w:rPr>
          <w:rStyle w:val="eop"/>
          <w:rFonts w:asciiTheme="minorHAnsi" w:hAnsiTheme="minorHAnsi" w:cstheme="minorHAnsi"/>
        </w:rPr>
        <w:t> </w:t>
      </w:r>
    </w:p>
    <w:p w14:paraId="05BC1D3A" w14:textId="77777777" w:rsidR="00EA1C9A" w:rsidRDefault="003E5874">
      <w:pPr>
        <w:pStyle w:val="paragraph"/>
        <w:numPr>
          <w:ilvl w:val="0"/>
          <w:numId w:val="14"/>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lang w:val="en-US"/>
        </w:rPr>
        <w:t>componentWillMount</w:t>
      </w:r>
      <w:proofErr w:type="spellEnd"/>
      <w:r>
        <w:rPr>
          <w:rStyle w:val="eop"/>
          <w:rFonts w:asciiTheme="minorHAnsi" w:hAnsiTheme="minorHAnsi" w:cstheme="minorHAnsi"/>
        </w:rPr>
        <w:t> </w:t>
      </w:r>
    </w:p>
    <w:p w14:paraId="1CB9FCE9" w14:textId="77777777" w:rsidR="00EA1C9A" w:rsidRDefault="003E5874">
      <w:pPr>
        <w:pStyle w:val="paragraph"/>
        <w:numPr>
          <w:ilvl w:val="0"/>
          <w:numId w:val="15"/>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lang w:val="en-US"/>
        </w:rPr>
        <w:t>componentDidMount</w:t>
      </w:r>
      <w:proofErr w:type="spellEnd"/>
      <w:r>
        <w:rPr>
          <w:rStyle w:val="eop"/>
          <w:rFonts w:asciiTheme="minorHAnsi" w:hAnsiTheme="minorHAnsi" w:cstheme="minorHAnsi"/>
        </w:rPr>
        <w:t> </w:t>
      </w:r>
    </w:p>
    <w:p w14:paraId="26282B05" w14:textId="77777777" w:rsidR="00EA1C9A" w:rsidRDefault="003E5874">
      <w:pPr>
        <w:pStyle w:val="paragraph"/>
        <w:numPr>
          <w:ilvl w:val="0"/>
          <w:numId w:val="16"/>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lang w:val="en-US"/>
        </w:rPr>
        <w:t>componentWillReceiveProps</w:t>
      </w:r>
      <w:proofErr w:type="spellEnd"/>
      <w:r>
        <w:rPr>
          <w:rStyle w:val="eop"/>
          <w:rFonts w:asciiTheme="minorHAnsi" w:hAnsiTheme="minorHAnsi" w:cstheme="minorHAnsi"/>
        </w:rPr>
        <w:t> </w:t>
      </w:r>
    </w:p>
    <w:p w14:paraId="6E073761" w14:textId="77777777" w:rsidR="00EA1C9A" w:rsidRDefault="003E5874">
      <w:pPr>
        <w:pStyle w:val="paragraph"/>
        <w:numPr>
          <w:ilvl w:val="0"/>
          <w:numId w:val="17"/>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lang w:val="en-US"/>
        </w:rPr>
        <w:t>shouldComponentUpdate</w:t>
      </w:r>
      <w:proofErr w:type="spellEnd"/>
      <w:r>
        <w:rPr>
          <w:rStyle w:val="eop"/>
          <w:rFonts w:asciiTheme="minorHAnsi" w:hAnsiTheme="minorHAnsi" w:cstheme="minorHAnsi"/>
        </w:rPr>
        <w:t> </w:t>
      </w:r>
    </w:p>
    <w:p w14:paraId="25E478E7" w14:textId="77777777" w:rsidR="00EA1C9A" w:rsidRDefault="003E5874">
      <w:pPr>
        <w:pStyle w:val="paragraph"/>
        <w:numPr>
          <w:ilvl w:val="0"/>
          <w:numId w:val="18"/>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lang w:val="en-US"/>
        </w:rPr>
        <w:t>componentWillUpdate</w:t>
      </w:r>
      <w:proofErr w:type="spellEnd"/>
      <w:r>
        <w:rPr>
          <w:rStyle w:val="eop"/>
          <w:rFonts w:asciiTheme="minorHAnsi" w:hAnsiTheme="minorHAnsi" w:cstheme="minorHAnsi"/>
        </w:rPr>
        <w:t> </w:t>
      </w:r>
    </w:p>
    <w:p w14:paraId="48FF08B7" w14:textId="77777777" w:rsidR="00EA1C9A" w:rsidRDefault="003E5874">
      <w:pPr>
        <w:pStyle w:val="paragraph"/>
        <w:numPr>
          <w:ilvl w:val="0"/>
          <w:numId w:val="19"/>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lang w:val="en-US"/>
        </w:rPr>
        <w:t>componentDidUpdate</w:t>
      </w:r>
      <w:proofErr w:type="spellEnd"/>
      <w:r>
        <w:rPr>
          <w:rStyle w:val="eop"/>
          <w:rFonts w:asciiTheme="minorHAnsi" w:hAnsiTheme="minorHAnsi" w:cstheme="minorHAnsi"/>
        </w:rPr>
        <w:t> </w:t>
      </w:r>
    </w:p>
    <w:p w14:paraId="7AFE234D" w14:textId="77777777" w:rsidR="00EA1C9A" w:rsidRDefault="003E5874">
      <w:pPr>
        <w:pStyle w:val="paragraph"/>
        <w:numPr>
          <w:ilvl w:val="0"/>
          <w:numId w:val="20"/>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lang w:val="en-US"/>
        </w:rPr>
        <w:t>componentWillUnmount</w:t>
      </w:r>
      <w:proofErr w:type="spellEnd"/>
      <w:r>
        <w:rPr>
          <w:rStyle w:val="eop"/>
          <w:rFonts w:asciiTheme="minorHAnsi" w:hAnsiTheme="minorHAnsi" w:cstheme="minorHAnsi"/>
        </w:rPr>
        <w:t> </w:t>
      </w:r>
    </w:p>
    <w:p w14:paraId="029D447A" w14:textId="77777777" w:rsidR="00EA1C9A" w:rsidRDefault="003E5874">
      <w:pPr>
        <w:pStyle w:val="paragraph"/>
        <w:numPr>
          <w:ilvl w:val="0"/>
          <w:numId w:val="21"/>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i/>
          <w:iCs/>
          <w:lang w:val="en-US"/>
        </w:rPr>
        <w:t>clickHandlers</w:t>
      </w:r>
      <w:proofErr w:type="spellEnd"/>
      <w:r>
        <w:rPr>
          <w:rStyle w:val="normaltextrun"/>
          <w:rFonts w:asciiTheme="minorHAnsi" w:hAnsiTheme="minorHAnsi" w:cstheme="minorHAnsi"/>
          <w:i/>
          <w:iCs/>
          <w:lang w:val="en-US"/>
        </w:rPr>
        <w:t> or </w:t>
      </w:r>
      <w:proofErr w:type="spellStart"/>
      <w:r>
        <w:rPr>
          <w:rStyle w:val="spellingerror"/>
          <w:rFonts w:asciiTheme="minorHAnsi" w:hAnsiTheme="minorHAnsi" w:cstheme="minorHAnsi"/>
          <w:i/>
          <w:iCs/>
          <w:lang w:val="en-US"/>
        </w:rPr>
        <w:t>eventHandlers</w:t>
      </w:r>
      <w:proofErr w:type="spellEnd"/>
      <w:r>
        <w:rPr>
          <w:rStyle w:val="eop"/>
          <w:rFonts w:asciiTheme="minorHAnsi" w:hAnsiTheme="minorHAnsi" w:cstheme="minorHAnsi"/>
        </w:rPr>
        <w:t> </w:t>
      </w:r>
    </w:p>
    <w:p w14:paraId="6658A767" w14:textId="77777777" w:rsidR="00EA1C9A" w:rsidRDefault="003E5874">
      <w:pPr>
        <w:pStyle w:val="paragraph"/>
        <w:numPr>
          <w:ilvl w:val="0"/>
          <w:numId w:val="22"/>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proofErr w:type="spellStart"/>
      <w:r>
        <w:rPr>
          <w:rStyle w:val="spellingerror"/>
          <w:rFonts w:asciiTheme="minorHAnsi" w:hAnsiTheme="minorHAnsi" w:cstheme="minorHAnsi"/>
          <w:i/>
          <w:iCs/>
          <w:lang w:val="en-US"/>
        </w:rPr>
        <w:t>getterMethods</w:t>
      </w:r>
      <w:proofErr w:type="spellEnd"/>
      <w:r>
        <w:rPr>
          <w:rStyle w:val="eop"/>
          <w:rFonts w:asciiTheme="minorHAnsi" w:hAnsiTheme="minorHAnsi" w:cstheme="minorHAnsi"/>
        </w:rPr>
        <w:t> </w:t>
      </w:r>
    </w:p>
    <w:p w14:paraId="721B0544" w14:textId="77777777" w:rsidR="00EA1C9A" w:rsidRDefault="003E5874">
      <w:pPr>
        <w:pStyle w:val="paragraph"/>
        <w:numPr>
          <w:ilvl w:val="0"/>
          <w:numId w:val="23"/>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r>
        <w:rPr>
          <w:rStyle w:val="normaltextrun"/>
          <w:rFonts w:asciiTheme="minorHAnsi" w:hAnsiTheme="minorHAnsi" w:cstheme="minorHAnsi"/>
          <w:i/>
          <w:iCs/>
          <w:lang w:val="en-US"/>
        </w:rPr>
        <w:t>optional render methods</w:t>
      </w:r>
      <w:r>
        <w:rPr>
          <w:rStyle w:val="eop"/>
          <w:rFonts w:asciiTheme="minorHAnsi" w:hAnsiTheme="minorHAnsi" w:cstheme="minorHAnsi"/>
        </w:rPr>
        <w:t> </w:t>
      </w:r>
    </w:p>
    <w:p w14:paraId="11A5F34C" w14:textId="77777777" w:rsidR="00EA1C9A" w:rsidRDefault="003E5874">
      <w:pPr>
        <w:pStyle w:val="paragraph"/>
        <w:numPr>
          <w:ilvl w:val="0"/>
          <w:numId w:val="24"/>
        </w:numPr>
        <w:tabs>
          <w:tab w:val="clear" w:pos="720"/>
          <w:tab w:val="left" w:pos="1800"/>
        </w:tabs>
        <w:spacing w:beforeAutospacing="0" w:after="0" w:afterAutospacing="0" w:line="276" w:lineRule="auto"/>
        <w:ind w:left="2160" w:firstLine="0"/>
        <w:textAlignment w:val="baseline"/>
        <w:rPr>
          <w:rFonts w:asciiTheme="minorHAnsi" w:hAnsiTheme="minorHAnsi" w:cstheme="minorHAnsi"/>
        </w:rPr>
      </w:pPr>
      <w:r>
        <w:rPr>
          <w:rStyle w:val="normaltextrun"/>
          <w:rFonts w:asciiTheme="minorHAnsi" w:hAnsiTheme="minorHAnsi" w:cstheme="minorHAnsi"/>
          <w:lang w:val="en-US"/>
        </w:rPr>
        <w:t>render</w:t>
      </w:r>
      <w:r>
        <w:rPr>
          <w:rStyle w:val="eop"/>
          <w:rFonts w:asciiTheme="minorHAnsi" w:hAnsiTheme="minorHAnsi" w:cstheme="minorHAnsi"/>
        </w:rPr>
        <w:t> </w:t>
      </w:r>
    </w:p>
    <w:p w14:paraId="26736C2C" w14:textId="77777777" w:rsidR="00EA1C9A" w:rsidRDefault="003E5874">
      <w:pPr>
        <w:pStyle w:val="paragraph"/>
        <w:numPr>
          <w:ilvl w:val="0"/>
          <w:numId w:val="25"/>
        </w:numPr>
        <w:tabs>
          <w:tab w:val="clear" w:pos="720"/>
          <w:tab w:val="left" w:pos="108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Only include one component per one file. (However, multiple stateless or pure components can be written in </w:t>
      </w:r>
      <w:r>
        <w:rPr>
          <w:rStyle w:val="contextualspellingandgrammarerror"/>
          <w:rFonts w:asciiTheme="minorHAnsi" w:hAnsiTheme="minorHAnsi" w:cstheme="minorHAnsi"/>
          <w:lang w:val="en-US"/>
        </w:rPr>
        <w:t>single</w:t>
      </w:r>
      <w:r>
        <w:rPr>
          <w:rStyle w:val="normaltextrun"/>
          <w:rFonts w:asciiTheme="minorHAnsi" w:hAnsiTheme="minorHAnsi" w:cstheme="minorHAnsi"/>
          <w:lang w:val="en-US"/>
        </w:rPr>
        <w:t> file). </w:t>
      </w:r>
      <w:r>
        <w:rPr>
          <w:rStyle w:val="eop"/>
          <w:rFonts w:asciiTheme="minorHAnsi" w:hAnsiTheme="minorHAnsi" w:cstheme="minorHAnsi"/>
        </w:rPr>
        <w:t> </w:t>
      </w:r>
    </w:p>
    <w:p w14:paraId="3509AB5A" w14:textId="77777777" w:rsidR="00EA1C9A" w:rsidRDefault="003E5874">
      <w:pPr>
        <w:pStyle w:val="paragraph"/>
        <w:numPr>
          <w:ilvl w:val="0"/>
          <w:numId w:val="25"/>
        </w:numPr>
        <w:tabs>
          <w:tab w:val="clear" w:pos="720"/>
          <w:tab w:val="left" w:pos="108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If we have </w:t>
      </w:r>
      <w:r>
        <w:rPr>
          <w:rStyle w:val="contextualspellingandgrammarerror"/>
          <w:rFonts w:asciiTheme="minorHAnsi" w:hAnsiTheme="minorHAnsi" w:cstheme="minorHAnsi"/>
          <w:lang w:val="en-US"/>
        </w:rPr>
        <w:t>state</w:t>
      </w:r>
      <w:r>
        <w:rPr>
          <w:rStyle w:val="normaltextrun"/>
          <w:rFonts w:asciiTheme="minorHAnsi" w:hAnsiTheme="minorHAnsi" w:cstheme="minorHAnsi"/>
          <w:lang w:val="en-US"/>
        </w:rPr>
        <w:t> or ref, it is recommended to use create </w:t>
      </w:r>
      <w:r>
        <w:rPr>
          <w:rStyle w:val="contextualspellingandgrammarerror"/>
          <w:rFonts w:asciiTheme="minorHAnsi" w:hAnsiTheme="minorHAnsi" w:cstheme="minorHAnsi"/>
          <w:shd w:val="clear" w:color="auto" w:fill="FFFF00"/>
          <w:lang w:val="en-US"/>
        </w:rPr>
        <w:t>class</w:t>
      </w:r>
      <w:r>
        <w:rPr>
          <w:rStyle w:val="normaltextrun"/>
          <w:rFonts w:asciiTheme="minorHAnsi" w:hAnsiTheme="minorHAnsi" w:cstheme="minorHAnsi"/>
          <w:shd w:val="clear" w:color="auto" w:fill="FFFF00"/>
          <w:lang w:val="en-US"/>
        </w:rPr>
        <w:t> extends </w:t>
      </w:r>
      <w:proofErr w:type="spellStart"/>
      <w:r>
        <w:rPr>
          <w:rStyle w:val="spellingerror"/>
          <w:rFonts w:asciiTheme="minorHAnsi" w:hAnsiTheme="minorHAnsi" w:cstheme="minorHAnsi"/>
          <w:shd w:val="clear" w:color="auto" w:fill="FFFF00"/>
          <w:lang w:val="en-US"/>
        </w:rPr>
        <w:t>React.Component</w:t>
      </w:r>
      <w:proofErr w:type="spellEnd"/>
      <w:r>
        <w:rPr>
          <w:rStyle w:val="normaltextrun"/>
          <w:rFonts w:asciiTheme="minorHAnsi" w:hAnsiTheme="minorHAnsi" w:cstheme="minorHAnsi"/>
          <w:lang w:val="en-US"/>
        </w:rPr>
        <w:t> </w:t>
      </w:r>
      <w:proofErr w:type="gramStart"/>
      <w:r>
        <w:rPr>
          <w:rStyle w:val="normaltextrun"/>
          <w:rFonts w:asciiTheme="minorHAnsi" w:hAnsiTheme="minorHAnsi" w:cstheme="minorHAnsi"/>
          <w:lang w:val="en-US"/>
        </w:rPr>
        <w:t>over </w:t>
      </w:r>
      <w:proofErr w:type="spellStart"/>
      <w:r>
        <w:rPr>
          <w:rStyle w:val="spellingerror"/>
          <w:rFonts w:asciiTheme="minorHAnsi" w:hAnsiTheme="minorHAnsi" w:cstheme="minorHAnsi"/>
          <w:shd w:val="clear" w:color="auto" w:fill="FFFF00"/>
          <w:lang w:val="en-US"/>
        </w:rPr>
        <w:t>React</w:t>
      </w:r>
      <w:proofErr w:type="gramEnd"/>
      <w:r>
        <w:rPr>
          <w:rStyle w:val="spellingerror"/>
          <w:rFonts w:asciiTheme="minorHAnsi" w:hAnsiTheme="minorHAnsi" w:cstheme="minorHAnsi"/>
          <w:shd w:val="clear" w:color="auto" w:fill="FFFF00"/>
          <w:lang w:val="en-US"/>
        </w:rPr>
        <w:t>.createClass</w:t>
      </w:r>
      <w:proofErr w:type="spellEnd"/>
      <w:r>
        <w:rPr>
          <w:rStyle w:val="normaltextrun"/>
          <w:rFonts w:asciiTheme="minorHAnsi" w:hAnsiTheme="minorHAnsi" w:cstheme="minorHAnsi"/>
          <w:shd w:val="clear" w:color="auto" w:fill="FFFF00"/>
          <w:lang w:val="en-US"/>
        </w:rPr>
        <w:t>.</w:t>
      </w:r>
      <w:r>
        <w:rPr>
          <w:rStyle w:val="eop"/>
          <w:rFonts w:asciiTheme="minorHAnsi" w:hAnsiTheme="minorHAnsi" w:cstheme="minorHAnsi"/>
        </w:rPr>
        <w:t> </w:t>
      </w:r>
    </w:p>
    <w:p w14:paraId="4EFF6D97" w14:textId="77777777" w:rsidR="00EA1C9A" w:rsidRDefault="003E5874">
      <w:pPr>
        <w:pStyle w:val="paragraph"/>
        <w:numPr>
          <w:ilvl w:val="0"/>
          <w:numId w:val="25"/>
        </w:numPr>
        <w:tabs>
          <w:tab w:val="clear" w:pos="720"/>
          <w:tab w:val="left" w:pos="108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Do not use </w:t>
      </w:r>
      <w:proofErr w:type="spellStart"/>
      <w:r>
        <w:rPr>
          <w:rStyle w:val="normaltextrun"/>
          <w:rFonts w:asciiTheme="minorHAnsi" w:hAnsiTheme="minorHAnsi" w:cstheme="minorHAnsi"/>
          <w:shd w:val="clear" w:color="auto" w:fill="FFFF00"/>
          <w:lang w:val="en-US"/>
        </w:rPr>
        <w:t>Mixins</w:t>
      </w:r>
      <w:proofErr w:type="spellEnd"/>
      <w:r>
        <w:rPr>
          <w:rStyle w:val="normaltextrun"/>
          <w:rFonts w:asciiTheme="minorHAnsi" w:hAnsiTheme="minorHAnsi" w:cstheme="minorHAnsi"/>
          <w:lang w:val="en-US"/>
        </w:rPr>
        <w:t xml:space="preserve">. Since, </w:t>
      </w:r>
      <w:proofErr w:type="spellStart"/>
      <w:r>
        <w:rPr>
          <w:rStyle w:val="normaltextrun"/>
          <w:rFonts w:asciiTheme="minorHAnsi" w:hAnsiTheme="minorHAnsi" w:cstheme="minorHAnsi"/>
          <w:lang w:val="en-US"/>
        </w:rPr>
        <w:t>Mixins</w:t>
      </w:r>
      <w:proofErr w:type="spellEnd"/>
      <w:r>
        <w:rPr>
          <w:rStyle w:val="normaltextrun"/>
          <w:rFonts w:asciiTheme="minorHAnsi" w:hAnsiTheme="minorHAnsi" w:cstheme="minorHAnsi"/>
          <w:lang w:val="en-US"/>
        </w:rPr>
        <w:t xml:space="preserve"> will result in name clashes and snowballing complexity. Instead we can be accomplished in better ways via components, higher-order components, or utility modules.</w:t>
      </w:r>
      <w:r>
        <w:rPr>
          <w:rStyle w:val="eop"/>
          <w:rFonts w:asciiTheme="minorHAnsi" w:hAnsiTheme="minorHAnsi" w:cstheme="minorHAnsi"/>
        </w:rPr>
        <w:t>  </w:t>
      </w:r>
    </w:p>
    <w:p w14:paraId="381C2827" w14:textId="77777777" w:rsidR="00EA1C9A" w:rsidRDefault="00EA1C9A">
      <w:pPr>
        <w:pStyle w:val="paragraph"/>
        <w:spacing w:beforeAutospacing="0" w:after="0" w:afterAutospacing="0" w:line="276" w:lineRule="auto"/>
        <w:ind w:left="360"/>
        <w:textAlignment w:val="baseline"/>
        <w:rPr>
          <w:rStyle w:val="normaltextrun"/>
          <w:rFonts w:asciiTheme="minorHAnsi" w:hAnsiTheme="minorHAnsi" w:cstheme="minorHAnsi"/>
          <w:b/>
          <w:bCs/>
          <w:lang w:val="en-US"/>
        </w:rPr>
      </w:pPr>
    </w:p>
    <w:p w14:paraId="2B3D2208" w14:textId="77777777" w:rsidR="00EA1C9A" w:rsidRDefault="003E5874">
      <w:pPr>
        <w:pStyle w:val="paragraph"/>
        <w:spacing w:beforeAutospacing="0" w:after="0" w:afterAutospacing="0" w:line="276" w:lineRule="auto"/>
        <w:ind w:left="360"/>
        <w:textAlignment w:val="baseline"/>
        <w:rPr>
          <w:rFonts w:asciiTheme="minorHAnsi" w:hAnsiTheme="minorHAnsi" w:cstheme="minorHAnsi"/>
        </w:rPr>
      </w:pPr>
      <w:r>
        <w:rPr>
          <w:rStyle w:val="normaltextrun"/>
          <w:rFonts w:asciiTheme="minorHAnsi" w:hAnsiTheme="minorHAnsi" w:cstheme="minorHAnsi"/>
          <w:b/>
          <w:bCs/>
          <w:lang w:val="en-US"/>
        </w:rPr>
        <w:t>Spacing and Alignment:</w:t>
      </w:r>
      <w:r>
        <w:rPr>
          <w:rStyle w:val="eop"/>
          <w:rFonts w:asciiTheme="minorHAnsi" w:hAnsiTheme="minorHAnsi" w:cstheme="minorHAnsi"/>
        </w:rPr>
        <w:t> </w:t>
      </w:r>
    </w:p>
    <w:p w14:paraId="634F59C8" w14:textId="77777777" w:rsidR="00EA1C9A" w:rsidRDefault="003E5874">
      <w:pPr>
        <w:pStyle w:val="paragraph"/>
        <w:numPr>
          <w:ilvl w:val="0"/>
          <w:numId w:val="26"/>
        </w:numPr>
        <w:tabs>
          <w:tab w:val="clear" w:pos="720"/>
          <w:tab w:val="left" w:pos="108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Always include Single space in </w:t>
      </w:r>
      <w:r>
        <w:rPr>
          <w:rStyle w:val="contextualspellingandgrammarerror"/>
          <w:rFonts w:asciiTheme="minorHAnsi" w:hAnsiTheme="minorHAnsi" w:cstheme="minorHAnsi"/>
          <w:lang w:val="en-US"/>
        </w:rPr>
        <w:t>self-closing</w:t>
      </w:r>
      <w:r>
        <w:rPr>
          <w:rStyle w:val="normaltextrun"/>
          <w:rFonts w:asciiTheme="minorHAnsi" w:hAnsiTheme="minorHAnsi" w:cstheme="minorHAnsi"/>
          <w:lang w:val="en-US"/>
        </w:rPr>
        <w:t> tag. </w:t>
      </w:r>
      <w:r>
        <w:rPr>
          <w:rStyle w:val="eop"/>
          <w:rFonts w:asciiTheme="minorHAnsi" w:hAnsiTheme="minorHAnsi" w:cstheme="minorHAnsi"/>
        </w:rPr>
        <w:t> </w:t>
      </w:r>
    </w:p>
    <w:p w14:paraId="7634356E"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bad </w:t>
      </w:r>
      <w:r>
        <w:rPr>
          <w:rStyle w:val="eop"/>
          <w:rFonts w:asciiTheme="minorHAnsi" w:hAnsiTheme="minorHAnsi" w:cstheme="minorHAnsi"/>
        </w:rPr>
        <w:t> </w:t>
      </w:r>
    </w:p>
    <w:p w14:paraId="4BF2ACC1"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&lt;Foo/&gt; </w:t>
      </w:r>
      <w:r>
        <w:rPr>
          <w:rStyle w:val="eop"/>
          <w:rFonts w:asciiTheme="minorHAnsi" w:hAnsiTheme="minorHAnsi" w:cstheme="minorHAnsi"/>
        </w:rPr>
        <w:t> </w:t>
      </w:r>
    </w:p>
    <w:p w14:paraId="37DA4241"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very bad </w:t>
      </w:r>
      <w:r>
        <w:rPr>
          <w:rStyle w:val="eop"/>
          <w:rFonts w:asciiTheme="minorHAnsi" w:hAnsiTheme="minorHAnsi" w:cstheme="minorHAnsi"/>
        </w:rPr>
        <w:t> </w:t>
      </w:r>
    </w:p>
    <w:p w14:paraId="4B2C7ECB"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&lt;Foo                 /&gt; </w:t>
      </w:r>
      <w:r>
        <w:rPr>
          <w:rStyle w:val="eop"/>
          <w:rFonts w:asciiTheme="minorHAnsi" w:hAnsiTheme="minorHAnsi" w:cstheme="minorHAnsi"/>
        </w:rPr>
        <w:t> </w:t>
      </w:r>
    </w:p>
    <w:p w14:paraId="05092105"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bad </w:t>
      </w:r>
      <w:r>
        <w:rPr>
          <w:rStyle w:val="eop"/>
          <w:rFonts w:asciiTheme="minorHAnsi" w:hAnsiTheme="minorHAnsi" w:cstheme="minorHAnsi"/>
        </w:rPr>
        <w:t> </w:t>
      </w:r>
    </w:p>
    <w:p w14:paraId="4A44662D"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&lt;Foo /&gt; </w:t>
      </w:r>
      <w:r>
        <w:rPr>
          <w:rStyle w:val="eop"/>
          <w:rFonts w:asciiTheme="minorHAnsi" w:hAnsiTheme="minorHAnsi" w:cstheme="minorHAnsi"/>
        </w:rPr>
        <w:t> </w:t>
      </w:r>
    </w:p>
    <w:p w14:paraId="3D10B061"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 good </w:t>
      </w:r>
      <w:r>
        <w:rPr>
          <w:rStyle w:val="eop"/>
          <w:rFonts w:asciiTheme="minorHAnsi" w:hAnsiTheme="minorHAnsi" w:cstheme="minorHAnsi"/>
        </w:rPr>
        <w:t> </w:t>
      </w:r>
    </w:p>
    <w:p w14:paraId="444B3F85" w14:textId="77777777" w:rsidR="00EA1C9A" w:rsidRDefault="003E5874">
      <w:pPr>
        <w:pStyle w:val="paragraph"/>
        <w:spacing w:beforeAutospacing="0" w:after="0" w:afterAutospacing="0" w:line="276" w:lineRule="auto"/>
        <w:ind w:left="360" w:firstLine="720"/>
        <w:textAlignment w:val="baseline"/>
        <w:rPr>
          <w:rFonts w:asciiTheme="minorHAnsi" w:hAnsiTheme="minorHAnsi" w:cstheme="minorHAnsi"/>
        </w:rPr>
      </w:pPr>
      <w:r>
        <w:rPr>
          <w:rStyle w:val="normaltextrun"/>
          <w:rFonts w:asciiTheme="minorHAnsi" w:hAnsiTheme="minorHAnsi" w:cstheme="minorHAnsi"/>
          <w:lang w:val="en-US"/>
        </w:rPr>
        <w:t>&lt;Foo /&gt;</w:t>
      </w:r>
      <w:r>
        <w:rPr>
          <w:rStyle w:val="eop"/>
          <w:rFonts w:asciiTheme="minorHAnsi" w:hAnsiTheme="minorHAnsi" w:cstheme="minorHAnsi"/>
        </w:rPr>
        <w:t>  </w:t>
      </w:r>
    </w:p>
    <w:p w14:paraId="15D0B9B2" w14:textId="77777777" w:rsidR="00EA1C9A" w:rsidRDefault="003E5874">
      <w:pPr>
        <w:pStyle w:val="paragraph"/>
        <w:numPr>
          <w:ilvl w:val="0"/>
          <w:numId w:val="27"/>
        </w:numPr>
        <w:tabs>
          <w:tab w:val="clear" w:pos="720"/>
          <w:tab w:val="left" w:pos="1080"/>
        </w:tabs>
        <w:spacing w:beforeAutospacing="0" w:after="0" w:afterAutospacing="0" w:line="276" w:lineRule="auto"/>
        <w:ind w:firstLine="0"/>
        <w:textAlignment w:val="baseline"/>
        <w:rPr>
          <w:rFonts w:asciiTheme="minorHAnsi" w:hAnsiTheme="minorHAnsi" w:cstheme="minorHAnsi"/>
        </w:rPr>
      </w:pPr>
      <w:r>
        <w:rPr>
          <w:rStyle w:val="normaltextrun"/>
          <w:rFonts w:asciiTheme="minorHAnsi" w:hAnsiTheme="minorHAnsi" w:cstheme="minorHAnsi"/>
          <w:lang w:val="en-US"/>
        </w:rPr>
        <w:t>Do not pad JSX curly braces with spaces.</w:t>
      </w:r>
      <w:r>
        <w:rPr>
          <w:rStyle w:val="eop"/>
          <w:rFonts w:asciiTheme="minorHAnsi" w:hAnsiTheme="minorHAnsi" w:cstheme="minorHAnsi"/>
        </w:rPr>
        <w:t> </w:t>
      </w:r>
    </w:p>
    <w:p w14:paraId="0370961E" w14:textId="77777777" w:rsidR="00EA1C9A" w:rsidRDefault="003E5874">
      <w:pPr>
        <w:pStyle w:val="paragraph"/>
        <w:spacing w:beforeAutospacing="0" w:after="0" w:afterAutospacing="0" w:line="276" w:lineRule="auto"/>
        <w:ind w:left="720" w:firstLine="360"/>
        <w:textAlignment w:val="baseline"/>
        <w:rPr>
          <w:rFonts w:asciiTheme="minorHAnsi" w:hAnsiTheme="minorHAnsi" w:cstheme="minorHAnsi"/>
        </w:rPr>
      </w:pPr>
      <w:r>
        <w:rPr>
          <w:rStyle w:val="normaltextrun"/>
          <w:rFonts w:asciiTheme="minorHAnsi" w:hAnsiTheme="minorHAnsi" w:cstheme="minorHAnsi"/>
          <w:lang w:val="en-US"/>
        </w:rPr>
        <w:t>// bad </w:t>
      </w:r>
      <w:r>
        <w:rPr>
          <w:rStyle w:val="eop"/>
          <w:rFonts w:asciiTheme="minorHAnsi" w:hAnsiTheme="minorHAnsi" w:cstheme="minorHAnsi"/>
        </w:rPr>
        <w:t> </w:t>
      </w:r>
    </w:p>
    <w:p w14:paraId="113BB612" w14:textId="77777777" w:rsidR="00EA1C9A" w:rsidRDefault="003E5874">
      <w:pPr>
        <w:pStyle w:val="paragraph"/>
        <w:spacing w:beforeAutospacing="0" w:after="0" w:afterAutospacing="0" w:line="276" w:lineRule="auto"/>
        <w:ind w:left="720" w:firstLine="360"/>
        <w:textAlignment w:val="baseline"/>
        <w:rPr>
          <w:rFonts w:asciiTheme="minorHAnsi" w:hAnsiTheme="minorHAnsi" w:cstheme="minorHAnsi"/>
        </w:rPr>
      </w:pPr>
      <w:r>
        <w:rPr>
          <w:rStyle w:val="normaltextrun"/>
          <w:rFonts w:asciiTheme="minorHAnsi" w:hAnsiTheme="minorHAnsi" w:cstheme="minorHAnsi"/>
          <w:lang w:val="en-US"/>
        </w:rPr>
        <w:t>&lt;Foo bar</w:t>
      </w:r>
      <w:proofErr w:type="gramStart"/>
      <w:r>
        <w:rPr>
          <w:rStyle w:val="normaltextrun"/>
          <w:rFonts w:asciiTheme="minorHAnsi" w:hAnsiTheme="minorHAnsi" w:cstheme="minorHAnsi"/>
          <w:lang w:val="en-US"/>
        </w:rPr>
        <w:t>={ </w:t>
      </w:r>
      <w:proofErr w:type="spellStart"/>
      <w:r>
        <w:rPr>
          <w:rStyle w:val="spellingerror"/>
          <w:rFonts w:asciiTheme="minorHAnsi" w:hAnsiTheme="minorHAnsi" w:cstheme="minorHAnsi"/>
          <w:lang w:val="en-US"/>
        </w:rPr>
        <w:t>baz</w:t>
      </w:r>
      <w:proofErr w:type="spellEnd"/>
      <w:proofErr w:type="gramEnd"/>
      <w:r>
        <w:rPr>
          <w:rStyle w:val="normaltextrun"/>
          <w:rFonts w:asciiTheme="minorHAnsi" w:hAnsiTheme="minorHAnsi" w:cstheme="minorHAnsi"/>
          <w:lang w:val="en-US"/>
        </w:rPr>
        <w:t> } /&gt; </w:t>
      </w:r>
      <w:r>
        <w:rPr>
          <w:rStyle w:val="eop"/>
          <w:rFonts w:asciiTheme="minorHAnsi" w:hAnsiTheme="minorHAnsi" w:cstheme="minorHAnsi"/>
        </w:rPr>
        <w:t> </w:t>
      </w:r>
    </w:p>
    <w:p w14:paraId="3AC49AB8" w14:textId="77777777" w:rsidR="00EA1C9A" w:rsidRDefault="003E5874">
      <w:pPr>
        <w:pStyle w:val="paragraph"/>
        <w:spacing w:beforeAutospacing="0" w:after="0" w:afterAutospacing="0" w:line="276" w:lineRule="auto"/>
        <w:ind w:left="720" w:firstLine="360"/>
        <w:textAlignment w:val="baseline"/>
        <w:rPr>
          <w:rFonts w:asciiTheme="minorHAnsi" w:hAnsiTheme="minorHAnsi" w:cstheme="minorHAnsi"/>
        </w:rPr>
      </w:pPr>
      <w:r>
        <w:rPr>
          <w:rStyle w:val="normaltextrun"/>
          <w:rFonts w:asciiTheme="minorHAnsi" w:hAnsiTheme="minorHAnsi" w:cstheme="minorHAnsi"/>
          <w:lang w:val="en-US"/>
        </w:rPr>
        <w:t>// good </w:t>
      </w:r>
      <w:r>
        <w:rPr>
          <w:rStyle w:val="eop"/>
          <w:rFonts w:asciiTheme="minorHAnsi" w:hAnsiTheme="minorHAnsi" w:cstheme="minorHAnsi"/>
        </w:rPr>
        <w:t> </w:t>
      </w:r>
    </w:p>
    <w:p w14:paraId="237057F1" w14:textId="77777777" w:rsidR="00EA1C9A" w:rsidRDefault="003E5874">
      <w:pPr>
        <w:pStyle w:val="paragraph"/>
        <w:spacing w:beforeAutospacing="0" w:after="0" w:afterAutospacing="0" w:line="276" w:lineRule="auto"/>
        <w:ind w:left="720" w:firstLine="360"/>
        <w:textAlignment w:val="baseline"/>
        <w:rPr>
          <w:rFonts w:asciiTheme="minorHAnsi" w:hAnsiTheme="minorHAnsi" w:cstheme="minorHAnsi"/>
        </w:rPr>
      </w:pPr>
      <w:r>
        <w:rPr>
          <w:rStyle w:val="normaltextrun"/>
          <w:rFonts w:asciiTheme="minorHAnsi" w:hAnsiTheme="minorHAnsi" w:cstheme="minorHAnsi"/>
          <w:lang w:val="en-US"/>
        </w:rPr>
        <w:lastRenderedPageBreak/>
        <w:t>&lt;Foo bar={</w:t>
      </w:r>
      <w:proofErr w:type="spellStart"/>
      <w:r>
        <w:rPr>
          <w:rStyle w:val="spellingerror"/>
          <w:rFonts w:asciiTheme="minorHAnsi" w:hAnsiTheme="minorHAnsi" w:cstheme="minorHAnsi"/>
          <w:lang w:val="en-US"/>
        </w:rPr>
        <w:t>baz</w:t>
      </w:r>
      <w:proofErr w:type="spellEnd"/>
      <w:r>
        <w:rPr>
          <w:rStyle w:val="normaltextrun"/>
          <w:rFonts w:asciiTheme="minorHAnsi" w:hAnsiTheme="minorHAnsi" w:cstheme="minorHAnsi"/>
          <w:lang w:val="en-US"/>
        </w:rPr>
        <w:t>} /&gt;</w:t>
      </w:r>
      <w:r>
        <w:rPr>
          <w:rStyle w:val="eop"/>
          <w:rFonts w:asciiTheme="minorHAnsi" w:hAnsiTheme="minorHAnsi" w:cstheme="minorHAnsi"/>
        </w:rPr>
        <w:t> </w:t>
      </w:r>
    </w:p>
    <w:p w14:paraId="27EA7CE3" w14:textId="77777777" w:rsidR="00EA1C9A" w:rsidRDefault="003E5874">
      <w:pPr>
        <w:pStyle w:val="paragraph"/>
        <w:spacing w:beforeAutospacing="0" w:after="0" w:afterAutospacing="0"/>
        <w:ind w:left="360"/>
        <w:textAlignment w:val="baseline"/>
        <w:rPr>
          <w:rFonts w:asciiTheme="minorHAnsi" w:hAnsiTheme="minorHAnsi" w:cstheme="minorHAnsi"/>
        </w:rPr>
      </w:pPr>
      <w:r>
        <w:rPr>
          <w:rStyle w:val="eop"/>
          <w:rFonts w:asciiTheme="minorHAnsi" w:hAnsiTheme="minorHAnsi" w:cstheme="minorHAnsi"/>
        </w:rPr>
        <w:t> </w:t>
      </w:r>
    </w:p>
    <w:p w14:paraId="69C5DD1D" w14:textId="77777777" w:rsidR="00EA1C9A" w:rsidRDefault="003E5874">
      <w:pPr>
        <w:pStyle w:val="paragraph"/>
        <w:spacing w:beforeAutospacing="0" w:after="0" w:afterAutospacing="0"/>
        <w:textAlignment w:val="baseline"/>
        <w:rPr>
          <w:rFonts w:asciiTheme="minorHAnsi" w:hAnsiTheme="minorHAnsi" w:cstheme="minorHAnsi"/>
        </w:rPr>
      </w:pPr>
      <w:r>
        <w:rPr>
          <w:rStyle w:val="eop"/>
          <w:rFonts w:asciiTheme="minorHAnsi" w:hAnsiTheme="minorHAnsi" w:cstheme="minorHAnsi"/>
        </w:rPr>
        <w:t> </w:t>
      </w:r>
    </w:p>
    <w:p w14:paraId="66C09AC4" w14:textId="77777777" w:rsidR="00EA1C9A" w:rsidRDefault="003E5874">
      <w:pPr>
        <w:pStyle w:val="paragraph"/>
        <w:spacing w:beforeAutospacing="0" w:after="0" w:afterAutospacing="0"/>
        <w:textAlignment w:val="baseline"/>
        <w:rPr>
          <w:rStyle w:val="normaltextrun"/>
          <w:rFonts w:ascii="Calibri" w:hAnsi="Calibri" w:cs="Calibri"/>
          <w:b/>
          <w:bCs/>
          <w:sz w:val="40"/>
          <w:szCs w:val="40"/>
          <w:lang w:val="en-US"/>
        </w:rPr>
      </w:pPr>
      <w:bookmarkStart w:id="3" w:name="NODE_JS"/>
      <w:bookmarkEnd w:id="3"/>
      <w:r>
        <w:rPr>
          <w:rStyle w:val="normaltextrun"/>
          <w:rFonts w:ascii="Calibri" w:hAnsi="Calibri" w:cs="Calibri"/>
          <w:b/>
          <w:bCs/>
          <w:sz w:val="40"/>
          <w:szCs w:val="40"/>
          <w:lang w:val="en-US"/>
        </w:rPr>
        <w:t>Node JS:</w:t>
      </w:r>
    </w:p>
    <w:p w14:paraId="05FE4D5D" w14:textId="77777777" w:rsidR="00EA1C9A" w:rsidRDefault="003E5874">
      <w:pPr>
        <w:pStyle w:val="paragraph"/>
        <w:spacing w:beforeAutospacing="0" w:after="0" w:afterAutospacing="0"/>
        <w:textAlignment w:val="baseline"/>
        <w:rPr>
          <w:rStyle w:val="normaltextrun"/>
          <w:rFonts w:ascii="Calibri" w:hAnsi="Calibri" w:cs="Calibri"/>
          <w:b/>
          <w:bCs/>
          <w:sz w:val="40"/>
          <w:szCs w:val="40"/>
          <w:lang w:val="en-US"/>
        </w:rPr>
      </w:pPr>
      <w:r>
        <w:rPr>
          <w:rStyle w:val="normaltextrun"/>
          <w:rFonts w:ascii="Calibri" w:hAnsi="Calibri" w:cs="Calibri"/>
          <w:b/>
          <w:bCs/>
          <w:sz w:val="40"/>
          <w:szCs w:val="40"/>
          <w:lang w:val="en-US"/>
        </w:rPr>
        <w:t> </w:t>
      </w:r>
    </w:p>
    <w:p w14:paraId="07EA9B71" w14:textId="77777777" w:rsidR="00EA1C9A" w:rsidRDefault="003E5874">
      <w:pPr>
        <w:pStyle w:val="paragraph"/>
        <w:numPr>
          <w:ilvl w:val="0"/>
          <w:numId w:val="28"/>
        </w:numPr>
        <w:spacing w:beforeAutospacing="0" w:after="0" w:afterAutospacing="0" w:line="276" w:lineRule="auto"/>
        <w:textAlignment w:val="baseline"/>
        <w:rPr>
          <w:rFonts w:asciiTheme="minorHAnsi" w:hAnsiTheme="minorHAnsi" w:cstheme="minorHAnsi"/>
        </w:rPr>
      </w:pPr>
      <w:r>
        <w:rPr>
          <w:rStyle w:val="normaltextrun"/>
          <w:rFonts w:asciiTheme="minorHAnsi" w:hAnsiTheme="minorHAnsi" w:cstheme="minorHAnsi"/>
          <w:b/>
          <w:bCs/>
          <w:lang w:val="en-US"/>
        </w:rPr>
        <w:t>Project Structure:</w:t>
      </w:r>
      <w:r>
        <w:rPr>
          <w:rStyle w:val="eop"/>
          <w:rFonts w:asciiTheme="minorHAnsi" w:hAnsiTheme="minorHAnsi" w:cstheme="minorHAnsi"/>
        </w:rPr>
        <w:t> </w:t>
      </w:r>
    </w:p>
    <w:p w14:paraId="4E59E96F" w14:textId="77777777" w:rsidR="00EA1C9A" w:rsidRDefault="003E5874">
      <w:pPr>
        <w:pStyle w:val="paragraph"/>
        <w:numPr>
          <w:ilvl w:val="0"/>
          <w:numId w:val="31"/>
        </w:numPr>
        <w:spacing w:beforeAutospacing="0" w:after="0" w:afterAutospacing="0" w:line="276" w:lineRule="auto"/>
        <w:textAlignment w:val="baseline"/>
        <w:rPr>
          <w:rFonts w:asciiTheme="minorHAnsi" w:hAnsiTheme="minorHAnsi" w:cstheme="minorHAnsi"/>
        </w:rPr>
      </w:pPr>
      <w:r>
        <w:rPr>
          <w:rStyle w:val="normaltextrun"/>
          <w:rFonts w:asciiTheme="minorHAnsi" w:hAnsiTheme="minorHAnsi" w:cstheme="minorHAnsi"/>
          <w:b/>
          <w:bCs/>
          <w:lang w:val="en-US"/>
        </w:rPr>
        <w:t>Structuring the project: </w:t>
      </w:r>
      <w:r>
        <w:rPr>
          <w:rStyle w:val="normaltextrun"/>
          <w:rFonts w:asciiTheme="minorHAnsi" w:hAnsiTheme="minorHAnsi" w:cstheme="minorHAnsi"/>
          <w:lang w:val="en-US"/>
        </w:rPr>
        <w:t>Partitioning the project into components with its own folder and codebase. Ensure that each component is simple and small.  This will help developer to understand the project quickly. New developers can add new features without breaking other features or components</w:t>
      </w:r>
      <w:r>
        <w:rPr>
          <w:rStyle w:val="normaltextrun"/>
          <w:rFonts w:asciiTheme="minorHAnsi" w:hAnsiTheme="minorHAnsi" w:cstheme="minorHAnsi"/>
          <w:i/>
          <w:iCs/>
          <w:lang w:val="en-US"/>
        </w:rPr>
        <w:t>. </w:t>
      </w:r>
      <w:r>
        <w:rPr>
          <w:rStyle w:val="eop"/>
          <w:rFonts w:asciiTheme="minorHAnsi" w:hAnsiTheme="minorHAnsi" w:cstheme="minorHAnsi"/>
        </w:rPr>
        <w:t> </w:t>
      </w:r>
    </w:p>
    <w:p w14:paraId="6A5D27AE" w14:textId="77777777" w:rsidR="00EA1C9A" w:rsidRDefault="003E5874">
      <w:pPr>
        <w:pStyle w:val="paragraph"/>
        <w:numPr>
          <w:ilvl w:val="0"/>
          <w:numId w:val="31"/>
        </w:numPr>
        <w:spacing w:beforeAutospacing="0" w:after="0" w:afterAutospacing="0" w:line="276" w:lineRule="auto"/>
        <w:textAlignment w:val="baseline"/>
        <w:rPr>
          <w:rFonts w:asciiTheme="minorHAnsi" w:hAnsiTheme="minorHAnsi" w:cstheme="minorHAnsi"/>
        </w:rPr>
      </w:pPr>
      <w:r>
        <w:rPr>
          <w:rStyle w:val="normaltextrun"/>
          <w:rFonts w:asciiTheme="minorHAnsi" w:hAnsiTheme="minorHAnsi" w:cstheme="minorHAnsi"/>
          <w:b/>
          <w:bCs/>
          <w:lang w:val="en-US"/>
        </w:rPr>
        <w:t>Layering the component: </w:t>
      </w:r>
      <w:r>
        <w:rPr>
          <w:rStyle w:val="normaltextrun"/>
          <w:rFonts w:asciiTheme="minorHAnsi" w:hAnsiTheme="minorHAnsi" w:cstheme="minorHAnsi"/>
          <w:lang w:val="en-US"/>
        </w:rPr>
        <w:t>Each component should contain layers. A dedicated object/method for web, logic and data access code. Like, we should avoid mixing the API code and Business code into same object/method. And the business logic will become API specific. App that mixes web objects with other layers cannot be accessed by testing code, CRON jobs, and other non-Express callers.</w:t>
      </w:r>
      <w:r>
        <w:rPr>
          <w:rStyle w:val="eop"/>
          <w:rFonts w:asciiTheme="minorHAnsi" w:hAnsiTheme="minorHAnsi" w:cstheme="minorHAnsi"/>
        </w:rPr>
        <w:t> </w:t>
      </w:r>
    </w:p>
    <w:p w14:paraId="12C82EAE" w14:textId="77777777" w:rsidR="00EA1C9A" w:rsidRDefault="003E5874">
      <w:pPr>
        <w:pStyle w:val="paragraph"/>
        <w:numPr>
          <w:ilvl w:val="0"/>
          <w:numId w:val="31"/>
        </w:numPr>
        <w:spacing w:beforeAutospacing="0" w:after="0" w:afterAutospacing="0" w:line="276" w:lineRule="auto"/>
        <w:textAlignment w:val="baseline"/>
        <w:rPr>
          <w:rStyle w:val="eop"/>
          <w:rFonts w:asciiTheme="minorHAnsi" w:hAnsiTheme="minorHAnsi" w:cstheme="minorHAnsi"/>
        </w:rPr>
      </w:pPr>
      <w:r>
        <w:rPr>
          <w:rStyle w:val="normaltextrun"/>
          <w:rFonts w:asciiTheme="minorHAnsi" w:hAnsiTheme="minorHAnsi" w:cstheme="minorHAnsi"/>
          <w:b/>
          <w:bCs/>
          <w:lang w:val="en-US"/>
        </w:rPr>
        <w:t>Private </w:t>
      </w:r>
      <w:proofErr w:type="spellStart"/>
      <w:r>
        <w:rPr>
          <w:rStyle w:val="spellingerror"/>
          <w:rFonts w:asciiTheme="minorHAnsi" w:hAnsiTheme="minorHAnsi" w:cstheme="minorHAnsi"/>
          <w:b/>
          <w:bCs/>
          <w:lang w:val="en-US"/>
        </w:rPr>
        <w:t>npm</w:t>
      </w:r>
      <w:proofErr w:type="spellEnd"/>
      <w:r>
        <w:rPr>
          <w:rStyle w:val="normaltextrun"/>
          <w:rFonts w:asciiTheme="minorHAnsi" w:hAnsiTheme="minorHAnsi" w:cstheme="minorHAnsi"/>
          <w:b/>
          <w:bCs/>
          <w:lang w:val="en-US"/>
        </w:rPr>
        <w:t> packaging:</w:t>
      </w:r>
      <w:r>
        <w:rPr>
          <w:rStyle w:val="normaltextrun"/>
          <w:rFonts w:asciiTheme="minorHAnsi" w:hAnsiTheme="minorHAnsi" w:cstheme="minorHAnsi"/>
          <w:lang w:val="en-US"/>
        </w:rPr>
        <w:t> In a large app that constitutes a large code base, cross-cutting-concern utilities like logger, encryption and alike, should be wrapped by your own code and exposed as private </w:t>
      </w:r>
      <w:proofErr w:type="spellStart"/>
      <w:r>
        <w:rPr>
          <w:rStyle w:val="spellingerror"/>
          <w:rFonts w:asciiTheme="minorHAnsi" w:hAnsiTheme="minorHAnsi" w:cstheme="minorHAnsi"/>
          <w:lang w:val="en-US"/>
        </w:rPr>
        <w:t>npm</w:t>
      </w:r>
      <w:proofErr w:type="spellEnd"/>
      <w:r>
        <w:rPr>
          <w:rStyle w:val="normaltextrun"/>
          <w:rFonts w:asciiTheme="minorHAnsi" w:hAnsiTheme="minorHAnsi" w:cstheme="minorHAnsi"/>
          <w:lang w:val="en-US"/>
        </w:rPr>
        <w:t> packages. This allows sharing them among multiple code bases and projects.</w:t>
      </w:r>
      <w:r>
        <w:rPr>
          <w:rStyle w:val="eop"/>
          <w:rFonts w:asciiTheme="minorHAnsi" w:hAnsiTheme="minorHAnsi" w:cstheme="minorHAnsi"/>
        </w:rPr>
        <w:t> </w:t>
      </w:r>
    </w:p>
    <w:p w14:paraId="24B39557" w14:textId="77777777" w:rsidR="00EA1C9A" w:rsidRDefault="00EA1C9A">
      <w:pPr>
        <w:pStyle w:val="paragraph"/>
        <w:spacing w:beforeAutospacing="0" w:after="0" w:afterAutospacing="0" w:line="276" w:lineRule="auto"/>
        <w:textAlignment w:val="baseline"/>
        <w:rPr>
          <w:rFonts w:asciiTheme="minorHAnsi" w:hAnsiTheme="minorHAnsi" w:cstheme="minorHAnsi"/>
        </w:rPr>
      </w:pPr>
    </w:p>
    <w:p w14:paraId="1874F310" w14:textId="77777777" w:rsidR="00EA1C9A" w:rsidRDefault="00EA1C9A">
      <w:pPr>
        <w:pStyle w:val="paragraph"/>
        <w:spacing w:beforeAutospacing="0" w:after="0" w:afterAutospacing="0" w:line="276" w:lineRule="auto"/>
        <w:textAlignment w:val="baseline"/>
        <w:rPr>
          <w:rFonts w:asciiTheme="minorHAnsi" w:hAnsiTheme="minorHAnsi" w:cstheme="minorHAnsi"/>
        </w:rPr>
      </w:pPr>
    </w:p>
    <w:p w14:paraId="599D7917" w14:textId="77777777" w:rsidR="00EA1C9A" w:rsidRDefault="00EA1C9A">
      <w:pPr>
        <w:pStyle w:val="paragraph"/>
        <w:spacing w:beforeAutospacing="0" w:after="0" w:afterAutospacing="0" w:line="276" w:lineRule="auto"/>
        <w:textAlignment w:val="baseline"/>
        <w:rPr>
          <w:rFonts w:asciiTheme="minorHAnsi" w:hAnsiTheme="minorHAnsi" w:cstheme="minorHAnsi"/>
        </w:rPr>
      </w:pPr>
    </w:p>
    <w:p w14:paraId="093B3DC0" w14:textId="77777777" w:rsidR="00EA1C9A" w:rsidRDefault="003E5874">
      <w:pPr>
        <w:pStyle w:val="paragraph"/>
        <w:numPr>
          <w:ilvl w:val="0"/>
          <w:numId w:val="28"/>
        </w:numPr>
        <w:spacing w:beforeAutospacing="0" w:after="0" w:afterAutospacing="0" w:line="276" w:lineRule="auto"/>
        <w:textAlignment w:val="baseline"/>
        <w:rPr>
          <w:rStyle w:val="normaltextrun"/>
          <w:b/>
          <w:bCs/>
          <w:lang w:val="en-US"/>
        </w:rPr>
      </w:pPr>
      <w:r>
        <w:rPr>
          <w:rStyle w:val="normaltextrun"/>
          <w:rFonts w:asciiTheme="minorHAnsi" w:hAnsiTheme="minorHAnsi" w:cstheme="minorHAnsi"/>
          <w:b/>
          <w:bCs/>
          <w:lang w:val="en-US"/>
        </w:rPr>
        <w:t>Error Handling Practices:</w:t>
      </w:r>
      <w:r>
        <w:rPr>
          <w:rStyle w:val="normaltextrun"/>
          <w:b/>
          <w:bCs/>
          <w:lang w:val="en-US"/>
        </w:rPr>
        <w:t> </w:t>
      </w:r>
    </w:p>
    <w:p w14:paraId="40BCB2C9" w14:textId="77777777" w:rsidR="00EA1C9A" w:rsidRDefault="003E5874">
      <w:pPr>
        <w:pStyle w:val="paragraph"/>
        <w:numPr>
          <w:ilvl w:val="0"/>
          <w:numId w:val="32"/>
        </w:numPr>
        <w:spacing w:beforeAutospacing="0" w:after="0" w:afterAutospacing="0" w:line="276" w:lineRule="auto"/>
        <w:textAlignment w:val="baseline"/>
        <w:rPr>
          <w:rFonts w:asciiTheme="minorHAnsi" w:hAnsiTheme="minorHAnsi" w:cstheme="minorHAnsi"/>
        </w:rPr>
      </w:pPr>
      <w:r>
        <w:rPr>
          <w:rStyle w:val="normaltextrun"/>
          <w:rFonts w:asciiTheme="minorHAnsi" w:hAnsiTheme="minorHAnsi" w:cstheme="minorHAnsi"/>
          <w:b/>
          <w:bCs/>
          <w:lang w:val="en-US"/>
        </w:rPr>
        <w:t>Use Async-Await or promises for async error handling:</w:t>
      </w:r>
      <w:r>
        <w:rPr>
          <w:rStyle w:val="normaltextrun"/>
          <w:rFonts w:asciiTheme="minorHAnsi" w:hAnsiTheme="minorHAnsi" w:cstheme="minorHAnsi"/>
          <w:lang w:val="en-US"/>
        </w:rPr>
        <w:t> Handling async errors in callback style is probably the fastest way to hell (</w:t>
      </w:r>
      <w:proofErr w:type="spellStart"/>
      <w:r>
        <w:rPr>
          <w:rStyle w:val="spellingerror"/>
          <w:rFonts w:asciiTheme="minorHAnsi" w:hAnsiTheme="minorHAnsi" w:cstheme="minorHAnsi"/>
          <w:lang w:val="en-US"/>
        </w:rPr>
        <w:t>a.k.</w:t>
      </w:r>
      <w:proofErr w:type="gramStart"/>
      <w:r>
        <w:rPr>
          <w:rStyle w:val="spellingerror"/>
          <w:rFonts w:asciiTheme="minorHAnsi" w:hAnsiTheme="minorHAnsi" w:cstheme="minorHAnsi"/>
          <w:lang w:val="en-US"/>
        </w:rPr>
        <w:t>a</w:t>
      </w:r>
      <w:proofErr w:type="spellEnd"/>
      <w:r>
        <w:rPr>
          <w:rStyle w:val="normaltextrun"/>
          <w:rFonts w:asciiTheme="minorHAnsi" w:hAnsiTheme="minorHAnsi" w:cstheme="minorHAnsi"/>
          <w:lang w:val="en-US"/>
        </w:rPr>
        <w:t> the</w:t>
      </w:r>
      <w:proofErr w:type="gramEnd"/>
      <w:r>
        <w:rPr>
          <w:rStyle w:val="normaltextrun"/>
          <w:rFonts w:asciiTheme="minorHAnsi" w:hAnsiTheme="minorHAnsi" w:cstheme="minorHAnsi"/>
          <w:lang w:val="en-US"/>
        </w:rPr>
        <w:t xml:space="preserve"> pyramid of doom). The best gift you can give to your code is using a reputable promise library or async-await instead which enables a much more compact and familiar code syntax like try-catch</w:t>
      </w:r>
      <w:r>
        <w:rPr>
          <w:rStyle w:val="eop"/>
          <w:rFonts w:asciiTheme="minorHAnsi" w:hAnsiTheme="minorHAnsi" w:cstheme="minorHAnsi"/>
        </w:rPr>
        <w:t> </w:t>
      </w:r>
    </w:p>
    <w:p w14:paraId="2223A02A" w14:textId="77777777" w:rsidR="00EA1C9A" w:rsidRDefault="003E5874">
      <w:pPr>
        <w:pStyle w:val="paragraph"/>
        <w:numPr>
          <w:ilvl w:val="0"/>
          <w:numId w:val="32"/>
        </w:numPr>
        <w:spacing w:beforeAutospacing="0" w:after="0" w:afterAutospacing="0" w:line="276" w:lineRule="auto"/>
        <w:textAlignment w:val="baseline"/>
        <w:rPr>
          <w:rFonts w:asciiTheme="minorHAnsi" w:hAnsiTheme="minorHAnsi" w:cstheme="minorHAnsi"/>
        </w:rPr>
      </w:pPr>
      <w:r>
        <w:rPr>
          <w:rStyle w:val="normaltextrun"/>
          <w:rFonts w:asciiTheme="minorHAnsi" w:hAnsiTheme="minorHAnsi" w:cstheme="minorHAnsi"/>
          <w:b/>
          <w:bCs/>
          <w:lang w:val="en-US"/>
        </w:rPr>
        <w:t>Distinguish operational vs programmer errors: </w:t>
      </w:r>
      <w:r>
        <w:rPr>
          <w:rStyle w:val="normaltextrun"/>
          <w:rFonts w:asciiTheme="minorHAnsi" w:hAnsiTheme="minorHAnsi" w:cstheme="minorHAnsi"/>
          <w:lang w:val="en-US"/>
        </w:rPr>
        <w:t>Operational errors (e.g. API received an invalid input) refer to known cases where the error impact is fully understood and can be handled thoughtfully. On the other hand, programmer error (e.g. trying to read undefined variable) refers to unknown code failures that dictate to gracefully restart the application</w:t>
      </w:r>
      <w:r>
        <w:rPr>
          <w:rStyle w:val="eop"/>
          <w:rFonts w:asciiTheme="minorHAnsi" w:hAnsiTheme="minorHAnsi" w:cstheme="minorHAnsi"/>
        </w:rPr>
        <w:t>  </w:t>
      </w:r>
    </w:p>
    <w:p w14:paraId="4BC42840" w14:textId="77777777" w:rsidR="00EA1C9A" w:rsidRDefault="003E5874">
      <w:pPr>
        <w:pStyle w:val="paragraph"/>
        <w:numPr>
          <w:ilvl w:val="0"/>
          <w:numId w:val="32"/>
        </w:numPr>
        <w:spacing w:beforeAutospacing="0" w:after="0" w:afterAutospacing="0" w:line="276" w:lineRule="auto"/>
        <w:textAlignment w:val="baseline"/>
        <w:rPr>
          <w:rFonts w:asciiTheme="minorHAnsi" w:hAnsiTheme="minorHAnsi" w:cstheme="minorHAnsi"/>
        </w:rPr>
      </w:pPr>
      <w:r>
        <w:rPr>
          <w:rStyle w:val="normaltextrun"/>
          <w:rFonts w:asciiTheme="minorHAnsi" w:hAnsiTheme="minorHAnsi" w:cstheme="minorHAnsi"/>
          <w:b/>
          <w:bCs/>
          <w:lang w:val="en-US"/>
        </w:rPr>
        <w:t>Document API errors: </w:t>
      </w:r>
      <w:r>
        <w:rPr>
          <w:rStyle w:val="normaltextrun"/>
          <w:rFonts w:asciiTheme="minorHAnsi" w:hAnsiTheme="minorHAnsi" w:cstheme="minorHAnsi"/>
          <w:lang w:val="en-US"/>
        </w:rPr>
        <w:t xml:space="preserve"> Let your API callers know which errors might come in return so they can handle these thoughtfully without crashing. For RESTful APIs, this is usually done with documentation frameworks like Swagger. If </w:t>
      </w:r>
      <w:proofErr w:type="gramStart"/>
      <w:r>
        <w:rPr>
          <w:rStyle w:val="normaltextrun"/>
          <w:rFonts w:asciiTheme="minorHAnsi" w:hAnsiTheme="minorHAnsi" w:cstheme="minorHAnsi"/>
          <w:lang w:val="en-US"/>
        </w:rPr>
        <w:t>you're</w:t>
      </w:r>
      <w:proofErr w:type="gramEnd"/>
      <w:r>
        <w:rPr>
          <w:rStyle w:val="normaltextrun"/>
          <w:rFonts w:asciiTheme="minorHAnsi" w:hAnsiTheme="minorHAnsi" w:cstheme="minorHAnsi"/>
          <w:lang w:val="en-US"/>
        </w:rPr>
        <w:t xml:space="preserve"> using </w:t>
      </w:r>
      <w:proofErr w:type="spellStart"/>
      <w:r>
        <w:rPr>
          <w:rStyle w:val="spellingerror"/>
          <w:rFonts w:asciiTheme="minorHAnsi" w:hAnsiTheme="minorHAnsi" w:cstheme="minorHAnsi"/>
          <w:lang w:val="en-US"/>
        </w:rPr>
        <w:t>GraphQL</w:t>
      </w:r>
      <w:proofErr w:type="spellEnd"/>
      <w:r>
        <w:rPr>
          <w:rStyle w:val="normaltextrun"/>
          <w:rFonts w:asciiTheme="minorHAnsi" w:hAnsiTheme="minorHAnsi" w:cstheme="minorHAnsi"/>
          <w:lang w:val="en-US"/>
        </w:rPr>
        <w:t>, you can utilize your schema and comments as well.</w:t>
      </w:r>
      <w:r>
        <w:rPr>
          <w:rStyle w:val="eop"/>
          <w:rFonts w:asciiTheme="minorHAnsi" w:hAnsiTheme="minorHAnsi" w:cstheme="minorHAnsi"/>
        </w:rPr>
        <w:t> </w:t>
      </w:r>
    </w:p>
    <w:p w14:paraId="3F48F38B" w14:textId="77777777" w:rsidR="00EA1C9A" w:rsidRDefault="003E5874">
      <w:pPr>
        <w:pStyle w:val="paragraph"/>
        <w:numPr>
          <w:ilvl w:val="0"/>
          <w:numId w:val="32"/>
        </w:numPr>
        <w:spacing w:beforeAutospacing="0" w:after="0" w:afterAutospacing="0" w:line="276" w:lineRule="auto"/>
        <w:textAlignment w:val="baseline"/>
        <w:rPr>
          <w:rFonts w:asciiTheme="minorHAnsi" w:hAnsiTheme="minorHAnsi" w:cstheme="minorHAnsi"/>
        </w:rPr>
      </w:pPr>
      <w:r>
        <w:rPr>
          <w:rStyle w:val="normaltextrun"/>
          <w:rFonts w:asciiTheme="minorHAnsi" w:hAnsiTheme="minorHAnsi" w:cstheme="minorHAnsi"/>
          <w:lang w:val="en-US"/>
        </w:rPr>
        <w:lastRenderedPageBreak/>
        <w:t>Use appropriate Logs to trace errors. </w:t>
      </w:r>
      <w:r>
        <w:rPr>
          <w:rStyle w:val="eop"/>
          <w:rFonts w:asciiTheme="minorHAnsi" w:hAnsiTheme="minorHAnsi" w:cstheme="minorHAnsi"/>
        </w:rPr>
        <w:t> </w:t>
      </w:r>
    </w:p>
    <w:p w14:paraId="6CB40298" w14:textId="77777777" w:rsidR="00EA1C9A" w:rsidRDefault="003E5874">
      <w:pPr>
        <w:pStyle w:val="paragraph"/>
        <w:spacing w:beforeAutospacing="0" w:after="0" w:afterAutospacing="0"/>
        <w:textAlignment w:val="baseline"/>
        <w:rPr>
          <w:rFonts w:asciiTheme="minorHAnsi" w:hAnsiTheme="minorHAnsi" w:cstheme="minorHAnsi"/>
        </w:rPr>
      </w:pPr>
      <w:r>
        <w:rPr>
          <w:rStyle w:val="eop"/>
          <w:rFonts w:asciiTheme="minorHAnsi" w:hAnsiTheme="minorHAnsi" w:cstheme="minorHAnsi"/>
        </w:rPr>
        <w:t> </w:t>
      </w:r>
    </w:p>
    <w:p w14:paraId="50D47F06" w14:textId="77777777" w:rsidR="00EA1C9A" w:rsidRDefault="003E5874">
      <w:pPr>
        <w:pStyle w:val="paragraph"/>
        <w:numPr>
          <w:ilvl w:val="0"/>
          <w:numId w:val="28"/>
        </w:numPr>
        <w:spacing w:beforeAutospacing="0" w:after="0" w:afterAutospacing="0" w:line="276" w:lineRule="auto"/>
        <w:textAlignment w:val="baseline"/>
        <w:rPr>
          <w:rStyle w:val="normaltextrun"/>
          <w:b/>
          <w:bCs/>
          <w:lang w:val="en-US"/>
        </w:rPr>
      </w:pPr>
      <w:r>
        <w:rPr>
          <w:rStyle w:val="normaltextrun"/>
          <w:rFonts w:asciiTheme="minorHAnsi" w:hAnsiTheme="minorHAnsi" w:cstheme="minorHAnsi"/>
          <w:b/>
          <w:bCs/>
          <w:lang w:val="en-US"/>
        </w:rPr>
        <w:t>Code Style: </w:t>
      </w:r>
      <w:r>
        <w:rPr>
          <w:rStyle w:val="normaltextrun"/>
          <w:b/>
          <w:bCs/>
          <w:lang w:val="en-US"/>
        </w:rPr>
        <w:t> </w:t>
      </w:r>
    </w:p>
    <w:p w14:paraId="0319E220" w14:textId="77777777" w:rsidR="00EA1C9A" w:rsidRDefault="003E5874">
      <w:pPr>
        <w:pStyle w:val="paragraph"/>
        <w:numPr>
          <w:ilvl w:val="0"/>
          <w:numId w:val="33"/>
        </w:numPr>
        <w:spacing w:beforeAutospacing="0" w:after="0" w:afterAutospacing="0" w:line="276" w:lineRule="auto"/>
        <w:ind w:left="1080"/>
        <w:textAlignment w:val="baseline"/>
        <w:rPr>
          <w:rFonts w:asciiTheme="minorHAnsi" w:hAnsiTheme="minorHAnsi" w:cstheme="minorHAnsi"/>
        </w:rPr>
      </w:pPr>
      <w:r>
        <w:rPr>
          <w:rStyle w:val="normaltextrun"/>
          <w:rFonts w:asciiTheme="minorHAnsi" w:hAnsiTheme="minorHAnsi" w:cstheme="minorHAnsi"/>
          <w:b/>
          <w:bCs/>
          <w:lang w:val="en-US"/>
        </w:rPr>
        <w:t>Start code block’s curly brace on the same line: </w:t>
      </w:r>
      <w:r>
        <w:rPr>
          <w:rStyle w:val="normaltextrun"/>
          <w:rFonts w:asciiTheme="minorHAnsi" w:hAnsiTheme="minorHAnsi" w:cstheme="minorHAnsi"/>
          <w:lang w:val="en-US"/>
        </w:rPr>
        <w:t xml:space="preserve">The technical reason behind </w:t>
      </w:r>
      <w:proofErr w:type="gramStart"/>
      <w:r>
        <w:rPr>
          <w:rStyle w:val="normaltextrun"/>
          <w:rFonts w:asciiTheme="minorHAnsi" w:hAnsiTheme="minorHAnsi" w:cstheme="minorHAnsi"/>
          <w:lang w:val="en-US"/>
        </w:rPr>
        <w:t>is,</w:t>
      </w:r>
      <w:proofErr w:type="gramEnd"/>
      <w:r>
        <w:rPr>
          <w:rStyle w:val="normaltextrun"/>
          <w:rFonts w:asciiTheme="minorHAnsi" w:hAnsiTheme="minorHAnsi" w:cstheme="minorHAnsi"/>
          <w:lang w:val="en-US"/>
        </w:rPr>
        <w:t xml:space="preserve"> automatic semicolon insertion. Lines that do not end with a semicolon, but could be the end of a statement, are automatically terminated. </w:t>
      </w:r>
      <w:r>
        <w:rPr>
          <w:rStyle w:val="eop"/>
          <w:rFonts w:asciiTheme="minorHAnsi" w:hAnsiTheme="minorHAnsi" w:cstheme="minorHAnsi"/>
        </w:rPr>
        <w:t> </w:t>
      </w:r>
    </w:p>
    <w:p w14:paraId="13048A0B" w14:textId="77777777" w:rsidR="00EA1C9A" w:rsidRDefault="003E5874">
      <w:pPr>
        <w:pStyle w:val="paragraph"/>
        <w:numPr>
          <w:ilvl w:val="0"/>
          <w:numId w:val="33"/>
        </w:numPr>
        <w:spacing w:beforeAutospacing="0" w:after="0" w:afterAutospacing="0" w:line="276" w:lineRule="auto"/>
        <w:ind w:left="1080"/>
        <w:textAlignment w:val="baseline"/>
        <w:rPr>
          <w:rFonts w:asciiTheme="minorHAnsi" w:hAnsiTheme="minorHAnsi" w:cstheme="minorHAnsi"/>
        </w:rPr>
      </w:pPr>
      <w:r>
        <w:rPr>
          <w:rStyle w:val="normaltextrun"/>
          <w:rFonts w:asciiTheme="minorHAnsi" w:hAnsiTheme="minorHAnsi" w:cstheme="minorHAnsi"/>
          <w:b/>
          <w:bCs/>
          <w:lang w:val="en-US"/>
        </w:rPr>
        <w:t>Separate your statements properly: </w:t>
      </w:r>
      <w:r>
        <w:rPr>
          <w:rStyle w:val="normaltextrun"/>
          <w:rFonts w:asciiTheme="minorHAnsi" w:hAnsiTheme="minorHAnsi" w:cstheme="minorHAnsi"/>
          <w:lang w:val="en-US"/>
        </w:rPr>
        <w:t xml:space="preserve">No matter if you use semicolons or not to separate your statements, knowing the common pitfalls of improper line breaks or automatic semicolon insertion, will help you to eliminate regular syntax errors. Otherwise, JavaScript's interpreter automatically adds a semicolon at the end of a statement if there </w:t>
      </w:r>
      <w:proofErr w:type="gramStart"/>
      <w:r>
        <w:rPr>
          <w:rStyle w:val="normaltextrun"/>
          <w:rFonts w:asciiTheme="minorHAnsi" w:hAnsiTheme="minorHAnsi" w:cstheme="minorHAnsi"/>
          <w:lang w:val="en-US"/>
        </w:rPr>
        <w:t>isn't</w:t>
      </w:r>
      <w:proofErr w:type="gramEnd"/>
      <w:r>
        <w:rPr>
          <w:rStyle w:val="normaltextrun"/>
          <w:rFonts w:asciiTheme="minorHAnsi" w:hAnsiTheme="minorHAnsi" w:cstheme="minorHAnsi"/>
          <w:lang w:val="en-US"/>
        </w:rPr>
        <w:t xml:space="preserve"> one, or considers a statement as not ended where it should, which might lead to some undesired results. You can use assignments and avoid using immediate invoked function expressions to prevent most of unexpected errors. </w:t>
      </w:r>
      <w:r>
        <w:rPr>
          <w:rStyle w:val="eop"/>
          <w:rFonts w:asciiTheme="minorHAnsi" w:hAnsiTheme="minorHAnsi" w:cstheme="minorHAnsi"/>
        </w:rPr>
        <w:t> </w:t>
      </w:r>
    </w:p>
    <w:p w14:paraId="3030861E" w14:textId="77777777" w:rsidR="00EA1C9A" w:rsidRDefault="003E5874">
      <w:pPr>
        <w:pStyle w:val="paragraph"/>
        <w:numPr>
          <w:ilvl w:val="0"/>
          <w:numId w:val="33"/>
        </w:numPr>
        <w:spacing w:beforeAutospacing="0" w:after="0" w:afterAutospacing="0" w:line="276" w:lineRule="auto"/>
        <w:ind w:left="1080"/>
        <w:textAlignment w:val="baseline"/>
        <w:rPr>
          <w:rFonts w:asciiTheme="minorHAnsi" w:hAnsiTheme="minorHAnsi" w:cstheme="minorHAnsi"/>
        </w:rPr>
      </w:pPr>
      <w:r>
        <w:rPr>
          <w:rStyle w:val="normaltextrun"/>
          <w:rFonts w:asciiTheme="minorHAnsi" w:hAnsiTheme="minorHAnsi" w:cstheme="minorHAnsi"/>
          <w:b/>
          <w:bCs/>
          <w:lang w:val="en-US"/>
        </w:rPr>
        <w:t>Prefer const over let:</w:t>
      </w:r>
      <w:r>
        <w:rPr>
          <w:rStyle w:val="normaltextrun"/>
          <w:rFonts w:asciiTheme="minorHAnsi" w:hAnsiTheme="minorHAnsi" w:cstheme="minorHAnsi"/>
          <w:lang w:val="en-US"/>
        </w:rPr>
        <w:t xml:space="preserve"> Using const means that once a variable is assigned, it cannot be reassigned. Preferring const will help you to not be tempted to use the same variable for different uses and make your code clearer. If a variable need to be reassigned, in a for loop, for example, use let to declare it. Another important aspect of let is that a variable declared using it is only available in the block scope in which it was defined. var is function scoped, not block scoped, and </w:t>
      </w:r>
      <w:proofErr w:type="gramStart"/>
      <w:r>
        <w:rPr>
          <w:rStyle w:val="normaltextrun"/>
          <w:rFonts w:asciiTheme="minorHAnsi" w:hAnsiTheme="minorHAnsi" w:cstheme="minorHAnsi"/>
          <w:lang w:val="en-US"/>
        </w:rPr>
        <w:t>shouldn't</w:t>
      </w:r>
      <w:proofErr w:type="gramEnd"/>
      <w:r>
        <w:rPr>
          <w:rStyle w:val="normaltextrun"/>
          <w:rFonts w:asciiTheme="minorHAnsi" w:hAnsiTheme="minorHAnsi" w:cstheme="minorHAnsi"/>
          <w:lang w:val="en-US"/>
        </w:rPr>
        <w:t xml:space="preserve"> be used in ES6 now that you have const and let at your disposal.</w:t>
      </w:r>
      <w:r>
        <w:rPr>
          <w:rStyle w:val="eop"/>
          <w:rFonts w:asciiTheme="minorHAnsi" w:hAnsiTheme="minorHAnsi" w:cstheme="minorHAnsi"/>
        </w:rPr>
        <w:t> </w:t>
      </w:r>
    </w:p>
    <w:p w14:paraId="5095E744" w14:textId="77777777" w:rsidR="00EA1C9A" w:rsidRDefault="003E5874">
      <w:pPr>
        <w:pStyle w:val="paragraph"/>
        <w:numPr>
          <w:ilvl w:val="0"/>
          <w:numId w:val="33"/>
        </w:numPr>
        <w:spacing w:beforeAutospacing="0" w:after="0" w:afterAutospacing="0" w:line="276" w:lineRule="auto"/>
        <w:ind w:left="1080"/>
        <w:textAlignment w:val="baseline"/>
        <w:rPr>
          <w:rFonts w:asciiTheme="minorHAnsi" w:hAnsiTheme="minorHAnsi" w:cstheme="minorHAnsi"/>
        </w:rPr>
      </w:pPr>
      <w:r>
        <w:rPr>
          <w:rStyle w:val="normaltextrun"/>
          <w:rFonts w:asciiTheme="minorHAnsi" w:hAnsiTheme="minorHAnsi" w:cstheme="minorHAnsi"/>
          <w:color w:val="24292E"/>
          <w:lang w:val="en-US"/>
        </w:rPr>
        <w:t>Require modules at the beginning of each file, before and outside of any functions. This simple best practice will not only help you easily and quickly tell the dependencies of a file right at the top but also avoids a couple of potential problems.</w:t>
      </w:r>
      <w:r>
        <w:rPr>
          <w:rStyle w:val="eop"/>
          <w:rFonts w:asciiTheme="minorHAnsi" w:hAnsiTheme="minorHAnsi" w:cstheme="minorHAnsi"/>
        </w:rPr>
        <w:t> </w:t>
      </w:r>
    </w:p>
    <w:p w14:paraId="21D608A7" w14:textId="77777777" w:rsidR="00EA1C9A" w:rsidRDefault="003E5874">
      <w:pPr>
        <w:pStyle w:val="paragraph"/>
        <w:numPr>
          <w:ilvl w:val="0"/>
          <w:numId w:val="33"/>
        </w:numPr>
        <w:spacing w:beforeAutospacing="0" w:after="0" w:afterAutospacing="0" w:line="276" w:lineRule="auto"/>
        <w:ind w:left="1080"/>
        <w:textAlignment w:val="baseline"/>
        <w:rPr>
          <w:rFonts w:asciiTheme="minorHAnsi" w:hAnsiTheme="minorHAnsi" w:cstheme="minorHAnsi"/>
        </w:rPr>
      </w:pPr>
      <w:r>
        <w:rPr>
          <w:rStyle w:val="normaltextrun"/>
          <w:rFonts w:asciiTheme="minorHAnsi" w:hAnsiTheme="minorHAnsi" w:cstheme="minorHAnsi"/>
          <w:color w:val="24292E"/>
          <w:lang w:val="en-US"/>
        </w:rPr>
        <w:t>When developing a module/library in a folder, place an index.js file that exposes the module's internals so every consumer will pass through it. This serves as an 'interface' to your module and eases future changes without breaking the contract</w:t>
      </w:r>
      <w:r>
        <w:rPr>
          <w:rStyle w:val="eop"/>
          <w:rFonts w:asciiTheme="minorHAnsi" w:hAnsiTheme="minorHAnsi" w:cstheme="minorHAnsi"/>
        </w:rPr>
        <w:t> </w:t>
      </w:r>
    </w:p>
    <w:p w14:paraId="2B16A631"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 good</w:t>
      </w:r>
      <w:r>
        <w:rPr>
          <w:rStyle w:val="eop"/>
          <w:rFonts w:asciiTheme="minorHAnsi" w:hAnsiTheme="minorHAnsi" w:cstheme="minorHAnsi"/>
        </w:rPr>
        <w:t> </w:t>
      </w:r>
    </w:p>
    <w:p w14:paraId="1EF27022"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proofErr w:type="spellStart"/>
      <w:proofErr w:type="gramStart"/>
      <w:r>
        <w:rPr>
          <w:rStyle w:val="spellingerror"/>
          <w:rFonts w:asciiTheme="minorHAnsi" w:hAnsiTheme="minorHAnsi" w:cstheme="minorHAnsi"/>
          <w:lang w:val="en-US"/>
        </w:rPr>
        <w:t>module.exports</w:t>
      </w:r>
      <w:proofErr w:type="gramEnd"/>
      <w:r>
        <w:rPr>
          <w:rStyle w:val="spellingerror"/>
          <w:rFonts w:asciiTheme="minorHAnsi" w:hAnsiTheme="minorHAnsi" w:cstheme="minorHAnsi"/>
          <w:lang w:val="en-US"/>
        </w:rPr>
        <w:t>.SMSProvider</w:t>
      </w:r>
      <w:proofErr w:type="spellEnd"/>
      <w:r>
        <w:rPr>
          <w:rStyle w:val="normaltextrun"/>
          <w:rFonts w:asciiTheme="minorHAnsi" w:hAnsiTheme="minorHAnsi" w:cstheme="minorHAnsi"/>
          <w:lang w:val="en-US"/>
        </w:rPr>
        <w:t> = require('./</w:t>
      </w:r>
      <w:proofErr w:type="spellStart"/>
      <w:r>
        <w:rPr>
          <w:rStyle w:val="spellingerror"/>
          <w:rFonts w:asciiTheme="minorHAnsi" w:hAnsiTheme="minorHAnsi" w:cstheme="minorHAnsi"/>
          <w:lang w:val="en-US"/>
        </w:rPr>
        <w:t>SMSProvider</w:t>
      </w:r>
      <w:proofErr w:type="spellEnd"/>
      <w:r>
        <w:rPr>
          <w:rStyle w:val="normaltextrun"/>
          <w:rFonts w:asciiTheme="minorHAnsi" w:hAnsiTheme="minorHAnsi" w:cstheme="minorHAnsi"/>
          <w:lang w:val="en-US"/>
        </w:rPr>
        <w:t>'); </w:t>
      </w:r>
      <w:proofErr w:type="spellStart"/>
      <w:r>
        <w:rPr>
          <w:rStyle w:val="spellingerror"/>
          <w:rFonts w:asciiTheme="minorHAnsi" w:hAnsiTheme="minorHAnsi" w:cstheme="minorHAnsi"/>
          <w:lang w:val="en-US"/>
        </w:rPr>
        <w:t>module.exports.SMSNumberResolver</w:t>
      </w:r>
      <w:proofErr w:type="spellEnd"/>
      <w:r>
        <w:rPr>
          <w:rStyle w:val="normaltextrun"/>
          <w:rFonts w:asciiTheme="minorHAnsi" w:hAnsiTheme="minorHAnsi" w:cstheme="minorHAnsi"/>
          <w:lang w:val="en-US"/>
        </w:rPr>
        <w:t> = require('./</w:t>
      </w:r>
      <w:proofErr w:type="spellStart"/>
      <w:r>
        <w:rPr>
          <w:rStyle w:val="spellingerror"/>
          <w:rFonts w:asciiTheme="minorHAnsi" w:hAnsiTheme="minorHAnsi" w:cstheme="minorHAnsi"/>
          <w:lang w:val="en-US"/>
        </w:rPr>
        <w:t>SMSNumberResolver</w:t>
      </w:r>
      <w:proofErr w:type="spellEnd"/>
      <w:r>
        <w:rPr>
          <w:rStyle w:val="normaltextrun"/>
          <w:rFonts w:asciiTheme="minorHAnsi" w:hAnsiTheme="minorHAnsi" w:cstheme="minorHAnsi"/>
          <w:lang w:val="en-US"/>
        </w:rPr>
        <w:t>'); </w:t>
      </w:r>
      <w:r>
        <w:rPr>
          <w:rStyle w:val="eop"/>
          <w:rFonts w:asciiTheme="minorHAnsi" w:hAnsiTheme="minorHAnsi" w:cstheme="minorHAnsi"/>
        </w:rPr>
        <w:t> </w:t>
      </w:r>
    </w:p>
    <w:p w14:paraId="55C48305"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 bad</w:t>
      </w:r>
      <w:r>
        <w:rPr>
          <w:rStyle w:val="eop"/>
          <w:rFonts w:asciiTheme="minorHAnsi" w:hAnsiTheme="minorHAnsi" w:cstheme="minorHAnsi"/>
        </w:rPr>
        <w:t> </w:t>
      </w:r>
    </w:p>
    <w:p w14:paraId="6EE33945"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proofErr w:type="spellStart"/>
      <w:proofErr w:type="gramStart"/>
      <w:r>
        <w:rPr>
          <w:rStyle w:val="spellingerror"/>
          <w:rFonts w:asciiTheme="minorHAnsi" w:hAnsiTheme="minorHAnsi" w:cstheme="minorHAnsi"/>
          <w:lang w:val="en-US"/>
        </w:rPr>
        <w:t>module.exports</w:t>
      </w:r>
      <w:proofErr w:type="gramEnd"/>
      <w:r>
        <w:rPr>
          <w:rStyle w:val="spellingerror"/>
          <w:rFonts w:asciiTheme="minorHAnsi" w:hAnsiTheme="minorHAnsi" w:cstheme="minorHAnsi"/>
          <w:lang w:val="en-US"/>
        </w:rPr>
        <w:t>.SMSProvider</w:t>
      </w:r>
      <w:proofErr w:type="spellEnd"/>
      <w:r>
        <w:rPr>
          <w:rStyle w:val="normaltextrun"/>
          <w:rFonts w:asciiTheme="minorHAnsi" w:hAnsiTheme="minorHAnsi" w:cstheme="minorHAnsi"/>
          <w:lang w:val="en-US"/>
        </w:rPr>
        <w:t> = require('./</w:t>
      </w:r>
      <w:r>
        <w:rPr>
          <w:rStyle w:val="spellingerror"/>
          <w:rFonts w:asciiTheme="minorHAnsi" w:hAnsiTheme="minorHAnsi" w:cstheme="minorHAnsi"/>
          <w:lang w:val="en-US"/>
        </w:rPr>
        <w:t>SMSProvider</w:t>
      </w:r>
      <w:r>
        <w:rPr>
          <w:rStyle w:val="normaltextrun"/>
          <w:rFonts w:asciiTheme="minorHAnsi" w:hAnsiTheme="minorHAnsi" w:cstheme="minorHAnsi"/>
          <w:lang w:val="en-US"/>
        </w:rPr>
        <w:t>/SMSProvider.js'); </w:t>
      </w:r>
      <w:r>
        <w:rPr>
          <w:rStyle w:val="spellingerror"/>
          <w:rFonts w:asciiTheme="minorHAnsi" w:hAnsiTheme="minorHAnsi" w:cstheme="minorHAnsi"/>
          <w:lang w:val="en-US"/>
        </w:rPr>
        <w:t>module.exports.SMSNumberResolver</w:t>
      </w:r>
      <w:r>
        <w:rPr>
          <w:rStyle w:val="normaltextrun"/>
          <w:rFonts w:asciiTheme="minorHAnsi" w:hAnsiTheme="minorHAnsi" w:cstheme="minorHAnsi"/>
          <w:lang w:val="en-US"/>
        </w:rPr>
        <w:t> = require('./</w:t>
      </w:r>
      <w:proofErr w:type="spellStart"/>
      <w:r>
        <w:rPr>
          <w:rStyle w:val="spellingerror"/>
          <w:rFonts w:asciiTheme="minorHAnsi" w:hAnsiTheme="minorHAnsi" w:cstheme="minorHAnsi"/>
          <w:lang w:val="en-US"/>
        </w:rPr>
        <w:t>SMSNumberResolver</w:t>
      </w:r>
      <w:proofErr w:type="spellEnd"/>
      <w:r>
        <w:rPr>
          <w:rStyle w:val="normaltextrun"/>
          <w:rFonts w:asciiTheme="minorHAnsi" w:hAnsiTheme="minorHAnsi" w:cstheme="minorHAnsi"/>
          <w:lang w:val="en-US"/>
        </w:rPr>
        <w:t>/SMSNumberResolver.js');</w:t>
      </w:r>
      <w:r>
        <w:rPr>
          <w:rStyle w:val="eop"/>
          <w:rFonts w:asciiTheme="minorHAnsi" w:hAnsiTheme="minorHAnsi" w:cstheme="minorHAnsi"/>
        </w:rPr>
        <w:t> </w:t>
      </w:r>
    </w:p>
    <w:p w14:paraId="1E18FFD5" w14:textId="77777777" w:rsidR="00EA1C9A" w:rsidRDefault="00EA1C9A">
      <w:pPr>
        <w:pStyle w:val="paragraph"/>
        <w:spacing w:beforeAutospacing="0" w:after="0" w:afterAutospacing="0" w:line="276" w:lineRule="auto"/>
        <w:ind w:left="1080" w:firstLine="60"/>
        <w:textAlignment w:val="baseline"/>
        <w:rPr>
          <w:rFonts w:asciiTheme="minorHAnsi" w:hAnsiTheme="minorHAnsi" w:cstheme="minorHAnsi"/>
        </w:rPr>
      </w:pPr>
    </w:p>
    <w:p w14:paraId="401B5A48" w14:textId="77777777" w:rsidR="00EA1C9A" w:rsidRDefault="00EA1C9A">
      <w:pPr>
        <w:pStyle w:val="paragraph"/>
        <w:spacing w:beforeAutospacing="0" w:after="0" w:afterAutospacing="0" w:line="276" w:lineRule="auto"/>
        <w:ind w:left="1080" w:firstLine="60"/>
        <w:textAlignment w:val="baseline"/>
        <w:rPr>
          <w:rFonts w:asciiTheme="minorHAnsi" w:hAnsiTheme="minorHAnsi" w:cstheme="minorHAnsi"/>
        </w:rPr>
      </w:pPr>
    </w:p>
    <w:p w14:paraId="74635611" w14:textId="77777777" w:rsidR="00EA1C9A" w:rsidRDefault="003E5874">
      <w:pPr>
        <w:pStyle w:val="paragraph"/>
        <w:numPr>
          <w:ilvl w:val="0"/>
          <w:numId w:val="33"/>
        </w:numPr>
        <w:spacing w:beforeAutospacing="0" w:after="0" w:afterAutospacing="0" w:line="276" w:lineRule="auto"/>
        <w:ind w:left="1134"/>
        <w:textAlignment w:val="baseline"/>
        <w:rPr>
          <w:rFonts w:asciiTheme="minorHAnsi" w:hAnsiTheme="minorHAnsi" w:cstheme="minorHAnsi"/>
        </w:rPr>
      </w:pPr>
      <w:r>
        <w:rPr>
          <w:rStyle w:val="normaltextrun"/>
          <w:rFonts w:asciiTheme="minorHAnsi" w:hAnsiTheme="minorHAnsi" w:cstheme="minorHAnsi"/>
          <w:b/>
          <w:bCs/>
          <w:lang w:val="en-US"/>
        </w:rPr>
        <w:lastRenderedPageBreak/>
        <w:t>Use the === operator:</w:t>
      </w:r>
      <w:r>
        <w:rPr>
          <w:rStyle w:val="normaltextrun"/>
          <w:rFonts w:asciiTheme="minorHAnsi" w:hAnsiTheme="minorHAnsi" w:cstheme="minorHAnsi"/>
          <w:lang w:val="en-US"/>
        </w:rPr>
        <w:t> Prefer the strict equality operator === over the weaker abstract equality operator ==. == will compare two variables after converting them to a common type. There is no type conversion in ===, and both variables must be of the same type to be equal</w:t>
      </w:r>
      <w:r>
        <w:rPr>
          <w:rStyle w:val="eop"/>
          <w:rFonts w:asciiTheme="minorHAnsi" w:hAnsiTheme="minorHAnsi" w:cstheme="minorHAnsi"/>
        </w:rPr>
        <w:t> </w:t>
      </w:r>
    </w:p>
    <w:p w14:paraId="21E9C92E"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 == '0'           // false </w:t>
      </w:r>
      <w:r>
        <w:rPr>
          <w:rStyle w:val="eop"/>
          <w:rFonts w:asciiTheme="minorHAnsi" w:hAnsiTheme="minorHAnsi" w:cstheme="minorHAnsi"/>
        </w:rPr>
        <w:t> </w:t>
      </w:r>
    </w:p>
    <w:p w14:paraId="20D7BF0E"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0 == ''             // true </w:t>
      </w:r>
      <w:r>
        <w:rPr>
          <w:rStyle w:val="eop"/>
          <w:rFonts w:asciiTheme="minorHAnsi" w:hAnsiTheme="minorHAnsi" w:cstheme="minorHAnsi"/>
        </w:rPr>
        <w:t> </w:t>
      </w:r>
    </w:p>
    <w:p w14:paraId="0FC951A8"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0 == '0'            // true </w:t>
      </w:r>
      <w:r>
        <w:rPr>
          <w:rStyle w:val="eop"/>
          <w:rFonts w:asciiTheme="minorHAnsi" w:hAnsiTheme="minorHAnsi" w:cstheme="minorHAnsi"/>
        </w:rPr>
        <w:t> </w:t>
      </w:r>
    </w:p>
    <w:p w14:paraId="394E5E24"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false == 'false'    // false </w:t>
      </w:r>
      <w:r>
        <w:rPr>
          <w:rStyle w:val="eop"/>
          <w:rFonts w:asciiTheme="minorHAnsi" w:hAnsiTheme="minorHAnsi" w:cstheme="minorHAnsi"/>
        </w:rPr>
        <w:t> </w:t>
      </w:r>
    </w:p>
    <w:p w14:paraId="0E7E6931"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false == '0'        // true </w:t>
      </w:r>
      <w:r>
        <w:rPr>
          <w:rStyle w:val="eop"/>
          <w:rFonts w:asciiTheme="minorHAnsi" w:hAnsiTheme="minorHAnsi" w:cstheme="minorHAnsi"/>
        </w:rPr>
        <w:t> </w:t>
      </w:r>
    </w:p>
    <w:p w14:paraId="229635AC"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false == </w:t>
      </w:r>
      <w:proofErr w:type="gramStart"/>
      <w:r>
        <w:rPr>
          <w:rStyle w:val="contextualspellingandgrammarerror"/>
          <w:rFonts w:asciiTheme="minorHAnsi" w:hAnsiTheme="minorHAnsi" w:cstheme="minorHAnsi"/>
          <w:lang w:val="en-US"/>
        </w:rPr>
        <w:t>undefined  /</w:t>
      </w:r>
      <w:proofErr w:type="gramEnd"/>
      <w:r>
        <w:rPr>
          <w:rStyle w:val="normaltextrun"/>
          <w:rFonts w:asciiTheme="minorHAnsi" w:hAnsiTheme="minorHAnsi" w:cstheme="minorHAnsi"/>
          <w:lang w:val="en-US"/>
        </w:rPr>
        <w:t>/ false </w:t>
      </w:r>
      <w:r>
        <w:rPr>
          <w:rStyle w:val="eop"/>
          <w:rFonts w:asciiTheme="minorHAnsi" w:hAnsiTheme="minorHAnsi" w:cstheme="minorHAnsi"/>
        </w:rPr>
        <w:t> </w:t>
      </w:r>
    </w:p>
    <w:p w14:paraId="7795DC26"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false == null       // false </w:t>
      </w:r>
      <w:r>
        <w:rPr>
          <w:rStyle w:val="eop"/>
          <w:rFonts w:asciiTheme="minorHAnsi" w:hAnsiTheme="minorHAnsi" w:cstheme="minorHAnsi"/>
        </w:rPr>
        <w:t> </w:t>
      </w:r>
    </w:p>
    <w:p w14:paraId="4B2BA7BF"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null == undefined   // true </w:t>
      </w:r>
      <w:r>
        <w:rPr>
          <w:rStyle w:val="eop"/>
          <w:rFonts w:asciiTheme="minorHAnsi" w:hAnsiTheme="minorHAnsi" w:cstheme="minorHAnsi"/>
        </w:rPr>
        <w:t> </w:t>
      </w:r>
    </w:p>
    <w:p w14:paraId="64CF33A9" w14:textId="77777777" w:rsidR="00EA1C9A" w:rsidRDefault="003E5874">
      <w:pPr>
        <w:pStyle w:val="paragraph"/>
        <w:numPr>
          <w:ilvl w:val="2"/>
          <w:numId w:val="33"/>
        </w:numPr>
        <w:spacing w:beforeAutospacing="0" w:after="0" w:afterAutospacing="0" w:line="276" w:lineRule="auto"/>
        <w:ind w:left="2520"/>
        <w:textAlignment w:val="baseline"/>
        <w:rPr>
          <w:rFonts w:asciiTheme="minorHAnsi" w:hAnsiTheme="minorHAnsi" w:cstheme="minorHAnsi"/>
        </w:rPr>
      </w:pPr>
      <w:r>
        <w:rPr>
          <w:rStyle w:val="normaltextrun"/>
          <w:rFonts w:asciiTheme="minorHAnsi" w:hAnsiTheme="minorHAnsi" w:cstheme="minorHAnsi"/>
          <w:lang w:val="en-US"/>
        </w:rPr>
        <w:t>' \t\r\n ' == 0     // true</w:t>
      </w:r>
      <w:r>
        <w:rPr>
          <w:rStyle w:val="eop"/>
          <w:rFonts w:asciiTheme="minorHAnsi" w:hAnsiTheme="minorHAnsi" w:cstheme="minorHAnsi"/>
        </w:rPr>
        <w:t> </w:t>
      </w:r>
    </w:p>
    <w:p w14:paraId="7BFDBC19" w14:textId="77777777" w:rsidR="00EA1C9A" w:rsidRDefault="003E5874">
      <w:pPr>
        <w:pStyle w:val="paragraph"/>
        <w:numPr>
          <w:ilvl w:val="2"/>
          <w:numId w:val="33"/>
        </w:numPr>
        <w:spacing w:beforeAutospacing="0" w:after="0" w:afterAutospacing="0" w:line="276" w:lineRule="auto"/>
        <w:ind w:left="2520"/>
        <w:textAlignment w:val="baseline"/>
        <w:rPr>
          <w:rStyle w:val="eop"/>
          <w:rFonts w:asciiTheme="minorHAnsi" w:hAnsiTheme="minorHAnsi" w:cstheme="minorHAnsi"/>
        </w:rPr>
      </w:pPr>
      <w:r>
        <w:rPr>
          <w:rStyle w:val="normaltextrun"/>
          <w:rFonts w:asciiTheme="minorHAnsi" w:hAnsiTheme="minorHAnsi" w:cstheme="minorHAnsi"/>
          <w:lang w:val="en-US"/>
        </w:rPr>
        <w:t>// But expected should be false. Using === will result false in all the cases.</w:t>
      </w:r>
      <w:r>
        <w:rPr>
          <w:rStyle w:val="eop"/>
          <w:rFonts w:asciiTheme="minorHAnsi" w:hAnsiTheme="minorHAnsi" w:cstheme="minorHAnsi"/>
        </w:rPr>
        <w:t> </w:t>
      </w:r>
    </w:p>
    <w:p w14:paraId="502605E4" w14:textId="4CA460B5" w:rsidR="00EA1C9A" w:rsidRDefault="003E5874">
      <w:pPr>
        <w:pStyle w:val="paragraph"/>
        <w:numPr>
          <w:ilvl w:val="0"/>
          <w:numId w:val="33"/>
        </w:numPr>
        <w:spacing w:beforeAutospacing="0" w:after="0" w:afterAutospacing="0" w:line="276" w:lineRule="auto"/>
        <w:ind w:left="993"/>
        <w:textAlignment w:val="baseline"/>
        <w:rPr>
          <w:rStyle w:val="eop"/>
          <w:rFonts w:asciiTheme="minorHAnsi" w:hAnsiTheme="minorHAnsi" w:cstheme="minorHAnsi"/>
        </w:rPr>
      </w:pPr>
      <w:r>
        <w:rPr>
          <w:rStyle w:val="normaltextrun"/>
          <w:rFonts w:asciiTheme="minorHAnsi" w:hAnsiTheme="minorHAnsi" w:cstheme="minorHAnsi"/>
          <w:b/>
          <w:bCs/>
          <w:lang w:val="en-US"/>
        </w:rPr>
        <w:t>Prefer native JS methods over user-land </w:t>
      </w:r>
      <w:r>
        <w:rPr>
          <w:rStyle w:val="spellingerror"/>
          <w:rFonts w:asciiTheme="minorHAnsi" w:hAnsiTheme="minorHAnsi" w:cstheme="minorHAnsi"/>
          <w:b/>
          <w:bCs/>
          <w:lang w:val="en-US"/>
        </w:rPr>
        <w:t>utils</w:t>
      </w:r>
      <w:r>
        <w:rPr>
          <w:rStyle w:val="normaltextrun"/>
          <w:rFonts w:asciiTheme="minorHAnsi" w:hAnsiTheme="minorHAnsi" w:cstheme="minorHAnsi"/>
          <w:b/>
          <w:bCs/>
          <w:lang w:val="en-US"/>
        </w:rPr>
        <w:t> like </w:t>
      </w:r>
      <w:proofErr w:type="spellStart"/>
      <w:r>
        <w:rPr>
          <w:rStyle w:val="spellingerror"/>
          <w:rFonts w:asciiTheme="minorHAnsi" w:hAnsiTheme="minorHAnsi" w:cstheme="minorHAnsi"/>
          <w:b/>
          <w:bCs/>
          <w:lang w:val="en-US"/>
        </w:rPr>
        <w:t>Lodash</w:t>
      </w:r>
      <w:proofErr w:type="spellEnd"/>
      <w:r>
        <w:rPr>
          <w:rStyle w:val="normaltextrun"/>
          <w:rFonts w:asciiTheme="minorHAnsi" w:hAnsiTheme="minorHAnsi" w:cstheme="minorHAnsi"/>
          <w:b/>
          <w:bCs/>
          <w:lang w:val="en-US"/>
        </w:rPr>
        <w:t>: </w:t>
      </w:r>
      <w:proofErr w:type="gramStart"/>
      <w:r>
        <w:rPr>
          <w:rStyle w:val="normaltextrun"/>
          <w:rFonts w:asciiTheme="minorHAnsi" w:hAnsiTheme="minorHAnsi" w:cstheme="minorHAnsi"/>
          <w:lang w:val="en-US"/>
        </w:rPr>
        <w:t>It's</w:t>
      </w:r>
      <w:proofErr w:type="gramEnd"/>
      <w:r>
        <w:rPr>
          <w:rStyle w:val="normaltextrun"/>
          <w:rFonts w:asciiTheme="minorHAnsi" w:hAnsiTheme="minorHAnsi" w:cstheme="minorHAnsi"/>
          <w:lang w:val="en-US"/>
        </w:rPr>
        <w:t xml:space="preserve"> often more </w:t>
      </w:r>
      <w:proofErr w:type="spellStart"/>
      <w:r>
        <w:rPr>
          <w:rStyle w:val="spellingerror"/>
          <w:rFonts w:asciiTheme="minorHAnsi" w:hAnsiTheme="minorHAnsi" w:cstheme="minorHAnsi"/>
          <w:lang w:val="en-US"/>
        </w:rPr>
        <w:t>penalising</w:t>
      </w:r>
      <w:proofErr w:type="spellEnd"/>
      <w:r>
        <w:rPr>
          <w:rStyle w:val="normaltextrun"/>
          <w:rFonts w:asciiTheme="minorHAnsi" w:hAnsiTheme="minorHAnsi" w:cstheme="minorHAnsi"/>
          <w:lang w:val="en-US"/>
        </w:rPr>
        <w:t> to use utility libraries like </w:t>
      </w:r>
      <w:proofErr w:type="spellStart"/>
      <w:r>
        <w:rPr>
          <w:rStyle w:val="spellingerror"/>
          <w:rFonts w:asciiTheme="minorHAnsi" w:hAnsiTheme="minorHAnsi" w:cstheme="minorHAnsi"/>
          <w:lang w:val="en-US"/>
        </w:rPr>
        <w:t>lodash</w:t>
      </w:r>
      <w:proofErr w:type="spellEnd"/>
      <w:r>
        <w:rPr>
          <w:rStyle w:val="normaltextrun"/>
          <w:rFonts w:asciiTheme="minorHAnsi" w:hAnsiTheme="minorHAnsi" w:cstheme="minorHAnsi"/>
          <w:lang w:val="en-US"/>
        </w:rPr>
        <w:t xml:space="preserve"> and underscore over native methods as it leads to unneeded dependencies and slower performance. Bear in mind that with the introduction of the new V8 engine alongside the new ES standards, native methods were improved in such a way that </w:t>
      </w:r>
      <w:proofErr w:type="gramStart"/>
      <w:r>
        <w:rPr>
          <w:rStyle w:val="normaltextrun"/>
          <w:rFonts w:asciiTheme="minorHAnsi" w:hAnsiTheme="minorHAnsi" w:cstheme="minorHAnsi"/>
          <w:lang w:val="en-US"/>
        </w:rPr>
        <w:t>it's</w:t>
      </w:r>
      <w:proofErr w:type="gramEnd"/>
      <w:r>
        <w:rPr>
          <w:rStyle w:val="normaltextrun"/>
          <w:rFonts w:asciiTheme="minorHAnsi" w:hAnsiTheme="minorHAnsi" w:cstheme="minorHAnsi"/>
          <w:lang w:val="en-US"/>
        </w:rPr>
        <w:t xml:space="preserve"> now about 50% more performant than utility libraries.</w:t>
      </w:r>
      <w:r>
        <w:rPr>
          <w:rStyle w:val="eop"/>
          <w:rFonts w:asciiTheme="minorHAnsi" w:hAnsiTheme="minorHAnsi" w:cstheme="minorHAnsi"/>
        </w:rPr>
        <w:t> </w:t>
      </w:r>
    </w:p>
    <w:p w14:paraId="591EEAAD" w14:textId="121DD068"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1CD0EC4B" w14:textId="1605A9CD"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724FEBEB" w14:textId="7F1A9D63"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3B14EB75" w14:textId="2C99B129"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1F2E3A94" w14:textId="4B89FA95"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075F1686" w14:textId="65EFD7D6"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3D381FAF" w14:textId="2D24487A"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63FD4A3B" w14:textId="0715B871"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675175F4" w14:textId="3B27069B"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6335308A" w14:textId="0A93FBDF"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6A325667" w14:textId="282996B2"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5E86E601" w14:textId="7832AF2B"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4B76F9A9" w14:textId="2E5497BF"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7E4E3B92" w14:textId="1A50514B"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164B6A76" w14:textId="663FFDE4"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3FFC098A" w14:textId="4306DAAF"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79004676" w14:textId="1A9C035F"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rPr>
      </w:pPr>
    </w:p>
    <w:p w14:paraId="6E3A1991" w14:textId="5F8D5765" w:rsidR="00B43860" w:rsidRDefault="00B43860" w:rsidP="00B43860">
      <w:pPr>
        <w:pStyle w:val="paragraph"/>
        <w:spacing w:beforeAutospacing="0" w:after="0" w:afterAutospacing="0" w:line="276" w:lineRule="auto"/>
        <w:textAlignment w:val="baseline"/>
        <w:rPr>
          <w:rStyle w:val="eop"/>
          <w:rFonts w:asciiTheme="minorHAnsi" w:hAnsiTheme="minorHAnsi" w:cstheme="minorHAnsi"/>
          <w:b/>
          <w:bCs/>
          <w:sz w:val="40"/>
          <w:szCs w:val="40"/>
        </w:rPr>
      </w:pPr>
      <w:r w:rsidRPr="00B43860">
        <w:rPr>
          <w:rStyle w:val="eop"/>
          <w:rFonts w:asciiTheme="minorHAnsi" w:hAnsiTheme="minorHAnsi" w:cstheme="minorHAnsi"/>
          <w:b/>
          <w:bCs/>
          <w:sz w:val="40"/>
          <w:szCs w:val="40"/>
        </w:rPr>
        <w:lastRenderedPageBreak/>
        <w:t>C# BEST PRACTICES</w:t>
      </w:r>
    </w:p>
    <w:p w14:paraId="553FC79E" w14:textId="77777777" w:rsidR="004808BB" w:rsidRPr="004808BB" w:rsidRDefault="004808BB" w:rsidP="004808BB">
      <w:pPr>
        <w:pStyle w:val="Heading2"/>
        <w:pBdr>
          <w:bottom w:val="single" w:sz="6" w:space="4" w:color="EAECEF"/>
        </w:pBdr>
        <w:shd w:val="clear" w:color="auto" w:fill="FFFFFF"/>
        <w:spacing w:before="360" w:after="240"/>
        <w:rPr>
          <w:rFonts w:asciiTheme="minorHAnsi" w:hAnsiTheme="minorHAnsi" w:cstheme="minorHAnsi"/>
          <w:b/>
          <w:bCs/>
          <w:color w:val="24292E"/>
          <w:sz w:val="28"/>
          <w:szCs w:val="28"/>
        </w:rPr>
      </w:pPr>
      <w:r w:rsidRPr="004808BB">
        <w:rPr>
          <w:rFonts w:asciiTheme="minorHAnsi" w:hAnsiTheme="minorHAnsi" w:cstheme="minorHAnsi"/>
          <w:b/>
          <w:bCs/>
          <w:color w:val="24292E"/>
          <w:sz w:val="28"/>
          <w:szCs w:val="28"/>
        </w:rPr>
        <w:t>Formatting guidelines</w:t>
      </w:r>
    </w:p>
    <w:p w14:paraId="5D2CF243" w14:textId="0585A710" w:rsidR="004808BB" w:rsidRPr="004808BB" w:rsidRDefault="004808BB" w:rsidP="004808BB">
      <w:pPr>
        <w:pStyle w:val="Heading3"/>
        <w:shd w:val="clear" w:color="auto" w:fill="FFFFFF"/>
        <w:spacing w:before="360" w:after="240"/>
        <w:rPr>
          <w:rFonts w:ascii="Segoe UI" w:hAnsi="Segoe UI" w:cs="Segoe UI"/>
          <w:b/>
          <w:bCs/>
          <w:color w:val="24292E"/>
        </w:rPr>
      </w:pPr>
      <w:r w:rsidRPr="004808BB">
        <w:rPr>
          <w:rFonts w:asciiTheme="minorHAnsi" w:hAnsiTheme="minorHAnsi" w:cstheme="minorHAnsi"/>
          <w:b/>
          <w:bCs/>
          <w:color w:val="24292E"/>
          <w:sz w:val="30"/>
          <w:szCs w:val="30"/>
        </w:rPr>
        <w:t>Naming conventions</w:t>
      </w:r>
      <w:r w:rsidRPr="004808BB">
        <w:rPr>
          <w:rFonts w:ascii="Segoe UI" w:hAnsi="Segoe UI" w:cs="Segoe UI"/>
          <w:b/>
          <w:bCs/>
          <w:color w:val="24292E"/>
        </w:rPr>
        <w:t xml:space="preserve"> </w:t>
      </w:r>
    </w:p>
    <w:p w14:paraId="2056EB54" w14:textId="77777777" w:rsidR="004808BB" w:rsidRPr="004808BB" w:rsidRDefault="004808BB" w:rsidP="004808BB">
      <w:pPr>
        <w:pStyle w:val="Heading4"/>
        <w:shd w:val="clear" w:color="auto" w:fill="FFFFFF"/>
        <w:spacing w:before="360" w:after="240"/>
        <w:rPr>
          <w:rFonts w:asciiTheme="minorHAnsi" w:hAnsiTheme="minorHAnsi" w:cstheme="minorHAnsi"/>
          <w:b/>
          <w:bCs/>
          <w:i w:val="0"/>
          <w:iCs w:val="0"/>
          <w:color w:val="24292E"/>
          <w:sz w:val="28"/>
          <w:szCs w:val="28"/>
        </w:rPr>
      </w:pPr>
      <w:r w:rsidRPr="004808BB">
        <w:rPr>
          <w:rFonts w:asciiTheme="minorHAnsi" w:hAnsiTheme="minorHAnsi" w:cstheme="minorHAnsi"/>
          <w:b/>
          <w:bCs/>
          <w:i w:val="0"/>
          <w:iCs w:val="0"/>
          <w:color w:val="24292E"/>
          <w:sz w:val="28"/>
          <w:szCs w:val="28"/>
        </w:rPr>
        <w:t>Code</w:t>
      </w:r>
    </w:p>
    <w:p w14:paraId="418EBA13" w14:textId="77777777" w:rsidR="004808BB" w:rsidRPr="004808BB" w:rsidRDefault="004808BB" w:rsidP="00BC689B">
      <w:pPr>
        <w:numPr>
          <w:ilvl w:val="0"/>
          <w:numId w:val="38"/>
        </w:numPr>
        <w:shd w:val="clear" w:color="auto" w:fill="FFFFFF"/>
        <w:spacing w:beforeAutospacing="1" w:after="0" w:afterAutospacing="1" w:line="240" w:lineRule="auto"/>
        <w:rPr>
          <w:rFonts w:cstheme="minorHAnsi"/>
          <w:color w:val="24292E"/>
          <w:sz w:val="24"/>
          <w:szCs w:val="24"/>
        </w:rPr>
      </w:pPr>
      <w:r w:rsidRPr="004808BB">
        <w:rPr>
          <w:rFonts w:cstheme="minorHAnsi"/>
          <w:color w:val="24292E"/>
          <w:sz w:val="24"/>
          <w:szCs w:val="24"/>
        </w:rPr>
        <w:t>Names of classes, methods, enumerations, public fields, public properties, namespaces: </w:t>
      </w:r>
      <w:r w:rsidRPr="004808BB">
        <w:rPr>
          <w:rStyle w:val="HTMLCode"/>
          <w:rFonts w:asciiTheme="minorHAnsi" w:eastAsiaTheme="minorHAnsi" w:hAnsiTheme="minorHAnsi" w:cstheme="minorHAnsi"/>
          <w:color w:val="24292E"/>
          <w:sz w:val="24"/>
          <w:szCs w:val="24"/>
        </w:rPr>
        <w:t>PascalCase</w:t>
      </w:r>
      <w:r w:rsidRPr="004808BB">
        <w:rPr>
          <w:rFonts w:cstheme="minorHAnsi"/>
          <w:color w:val="24292E"/>
          <w:sz w:val="24"/>
          <w:szCs w:val="24"/>
        </w:rPr>
        <w:t>.</w:t>
      </w:r>
    </w:p>
    <w:p w14:paraId="1B854C76" w14:textId="77777777" w:rsidR="004808BB" w:rsidRPr="004808BB" w:rsidRDefault="004808BB" w:rsidP="00BC689B">
      <w:pPr>
        <w:numPr>
          <w:ilvl w:val="0"/>
          <w:numId w:val="38"/>
        </w:numPr>
        <w:shd w:val="clear" w:color="auto" w:fill="FFFFFF"/>
        <w:spacing w:after="0" w:afterAutospacing="1" w:line="240" w:lineRule="auto"/>
        <w:rPr>
          <w:rFonts w:cstheme="minorHAnsi"/>
          <w:color w:val="24292E"/>
          <w:sz w:val="24"/>
          <w:szCs w:val="24"/>
        </w:rPr>
      </w:pPr>
      <w:r w:rsidRPr="004808BB">
        <w:rPr>
          <w:rFonts w:cstheme="minorHAnsi"/>
          <w:color w:val="24292E"/>
          <w:sz w:val="24"/>
          <w:szCs w:val="24"/>
        </w:rPr>
        <w:t>Names of local variables, parameters: </w:t>
      </w:r>
      <w:r w:rsidRPr="004808BB">
        <w:rPr>
          <w:rStyle w:val="HTMLCode"/>
          <w:rFonts w:asciiTheme="minorHAnsi" w:eastAsiaTheme="minorHAnsi" w:hAnsiTheme="minorHAnsi" w:cstheme="minorHAnsi"/>
          <w:color w:val="24292E"/>
          <w:sz w:val="24"/>
          <w:szCs w:val="24"/>
        </w:rPr>
        <w:t>camelCase</w:t>
      </w:r>
      <w:r w:rsidRPr="004808BB">
        <w:rPr>
          <w:rFonts w:cstheme="minorHAnsi"/>
          <w:color w:val="24292E"/>
          <w:sz w:val="24"/>
          <w:szCs w:val="24"/>
        </w:rPr>
        <w:t>.</w:t>
      </w:r>
    </w:p>
    <w:p w14:paraId="63D3115F" w14:textId="77777777" w:rsidR="004808BB" w:rsidRPr="004808BB" w:rsidRDefault="004808BB" w:rsidP="00BC689B">
      <w:pPr>
        <w:numPr>
          <w:ilvl w:val="0"/>
          <w:numId w:val="38"/>
        </w:numPr>
        <w:shd w:val="clear" w:color="auto" w:fill="FFFFFF"/>
        <w:spacing w:after="0" w:afterAutospacing="1" w:line="240" w:lineRule="auto"/>
        <w:rPr>
          <w:rFonts w:cstheme="minorHAnsi"/>
          <w:color w:val="24292E"/>
          <w:sz w:val="24"/>
          <w:szCs w:val="24"/>
        </w:rPr>
      </w:pPr>
      <w:r w:rsidRPr="004808BB">
        <w:rPr>
          <w:rFonts w:cstheme="minorHAnsi"/>
          <w:color w:val="24292E"/>
          <w:sz w:val="24"/>
          <w:szCs w:val="24"/>
        </w:rPr>
        <w:t>Names of private, protected, internal and protected internal fields and properties: </w:t>
      </w:r>
      <w:r w:rsidRPr="004808BB">
        <w:rPr>
          <w:rStyle w:val="HTMLCode"/>
          <w:rFonts w:asciiTheme="minorHAnsi" w:eastAsiaTheme="minorHAnsi" w:hAnsiTheme="minorHAnsi" w:cstheme="minorHAnsi"/>
          <w:color w:val="24292E"/>
          <w:sz w:val="24"/>
          <w:szCs w:val="24"/>
        </w:rPr>
        <w:t>_camelCase</w:t>
      </w:r>
      <w:r w:rsidRPr="004808BB">
        <w:rPr>
          <w:rFonts w:cstheme="minorHAnsi"/>
          <w:color w:val="24292E"/>
          <w:sz w:val="24"/>
          <w:szCs w:val="24"/>
        </w:rPr>
        <w:t>.</w:t>
      </w:r>
    </w:p>
    <w:p w14:paraId="334E66CB" w14:textId="77777777" w:rsidR="004808BB" w:rsidRPr="004808BB" w:rsidRDefault="004808BB" w:rsidP="00BC689B">
      <w:pPr>
        <w:numPr>
          <w:ilvl w:val="0"/>
          <w:numId w:val="38"/>
        </w:numPr>
        <w:shd w:val="clear" w:color="auto" w:fill="FFFFFF"/>
        <w:spacing w:before="60" w:after="100" w:afterAutospacing="1" w:line="240" w:lineRule="auto"/>
        <w:rPr>
          <w:rFonts w:cstheme="minorHAnsi"/>
          <w:color w:val="24292E"/>
          <w:sz w:val="24"/>
          <w:szCs w:val="24"/>
        </w:rPr>
      </w:pPr>
      <w:r w:rsidRPr="004808BB">
        <w:rPr>
          <w:rFonts w:cstheme="minorHAnsi"/>
          <w:color w:val="24292E"/>
          <w:sz w:val="24"/>
          <w:szCs w:val="24"/>
        </w:rPr>
        <w:t>Naming convention is unaffected by modifiers such as const, static, readonly, etc.</w:t>
      </w:r>
    </w:p>
    <w:p w14:paraId="61CA4832" w14:textId="17E1A47A" w:rsidR="004808BB" w:rsidRPr="004808BB" w:rsidRDefault="004808BB" w:rsidP="00BC689B">
      <w:pPr>
        <w:numPr>
          <w:ilvl w:val="0"/>
          <w:numId w:val="38"/>
        </w:numPr>
        <w:shd w:val="clear" w:color="auto" w:fill="FFFFFF"/>
        <w:spacing w:after="0" w:afterAutospacing="1" w:line="240" w:lineRule="auto"/>
        <w:rPr>
          <w:rFonts w:cstheme="minorHAnsi"/>
          <w:color w:val="24292E"/>
          <w:sz w:val="24"/>
          <w:szCs w:val="24"/>
        </w:rPr>
      </w:pPr>
      <w:r w:rsidRPr="004808BB">
        <w:rPr>
          <w:rFonts w:cstheme="minorHAnsi"/>
          <w:color w:val="24292E"/>
          <w:sz w:val="24"/>
          <w:szCs w:val="24"/>
        </w:rPr>
        <w:t>For casing, a “word” is anything written without internal spaces, including acronyms. For example, </w:t>
      </w:r>
      <w:r w:rsidRPr="004808BB">
        <w:rPr>
          <w:rStyle w:val="HTMLCode"/>
          <w:rFonts w:asciiTheme="minorHAnsi" w:eastAsiaTheme="minorHAnsi" w:hAnsiTheme="minorHAnsi" w:cstheme="minorHAnsi"/>
          <w:color w:val="24292E"/>
          <w:sz w:val="24"/>
          <w:szCs w:val="24"/>
        </w:rPr>
        <w:t>MyRpc</w:t>
      </w:r>
      <w:r w:rsidRPr="004808BB">
        <w:rPr>
          <w:rFonts w:cstheme="minorHAnsi"/>
          <w:color w:val="24292E"/>
          <w:sz w:val="24"/>
          <w:szCs w:val="24"/>
        </w:rPr>
        <w:t> instead of</w:t>
      </w:r>
      <w:r>
        <w:rPr>
          <w:rFonts w:cstheme="minorHAnsi"/>
          <w:color w:val="24292E"/>
          <w:sz w:val="24"/>
          <w:szCs w:val="24"/>
        </w:rPr>
        <w:t xml:space="preserve"> </w:t>
      </w:r>
      <w:r w:rsidRPr="004808BB">
        <w:rPr>
          <w:rFonts w:cstheme="minorHAnsi"/>
          <w:strike/>
          <w:color w:val="24292E"/>
          <w:sz w:val="24"/>
          <w:szCs w:val="24"/>
        </w:rPr>
        <w:t>MyRPC</w:t>
      </w:r>
      <w:r w:rsidRPr="004808BB">
        <w:rPr>
          <w:rFonts w:cstheme="minorHAnsi"/>
          <w:color w:val="24292E"/>
          <w:sz w:val="24"/>
          <w:szCs w:val="24"/>
        </w:rPr>
        <w:t> </w:t>
      </w:r>
      <w:del w:id="4" w:author="Unknown">
        <w:r w:rsidRPr="004808BB">
          <w:rPr>
            <w:rStyle w:val="HTMLCode"/>
            <w:rFonts w:asciiTheme="minorHAnsi" w:eastAsiaTheme="minorHAnsi" w:hAnsiTheme="minorHAnsi" w:cstheme="minorHAnsi"/>
            <w:color w:val="24292E"/>
            <w:sz w:val="24"/>
            <w:szCs w:val="24"/>
          </w:rPr>
          <w:delText>MyRPC</w:delText>
        </w:r>
      </w:del>
      <w:r w:rsidRPr="004808BB">
        <w:rPr>
          <w:rFonts w:cstheme="minorHAnsi"/>
          <w:color w:val="24292E"/>
          <w:sz w:val="24"/>
          <w:szCs w:val="24"/>
        </w:rPr>
        <w:t>.</w:t>
      </w:r>
    </w:p>
    <w:p w14:paraId="284086D3" w14:textId="6D24D64C" w:rsidR="004808BB" w:rsidRDefault="004808BB" w:rsidP="00BC689B">
      <w:pPr>
        <w:pStyle w:val="ListParagraph"/>
        <w:numPr>
          <w:ilvl w:val="0"/>
          <w:numId w:val="38"/>
        </w:numPr>
        <w:shd w:val="clear" w:color="auto" w:fill="FFFFFF"/>
        <w:spacing w:after="0" w:afterAutospacing="1" w:line="240" w:lineRule="auto"/>
        <w:rPr>
          <w:rFonts w:cstheme="minorHAnsi"/>
          <w:color w:val="24292E"/>
          <w:sz w:val="24"/>
          <w:szCs w:val="24"/>
        </w:rPr>
      </w:pPr>
      <w:r w:rsidRPr="004808BB">
        <w:rPr>
          <w:rFonts w:cstheme="minorHAnsi"/>
          <w:color w:val="24292E"/>
          <w:sz w:val="24"/>
          <w:szCs w:val="24"/>
        </w:rPr>
        <w:t>Names of interfaces start with </w:t>
      </w:r>
      <w:r w:rsidRPr="004808BB">
        <w:rPr>
          <w:rStyle w:val="HTMLCode"/>
          <w:rFonts w:asciiTheme="minorHAnsi" w:eastAsiaTheme="minorHAnsi" w:hAnsiTheme="minorHAnsi" w:cstheme="minorHAnsi"/>
          <w:color w:val="24292E"/>
          <w:sz w:val="24"/>
          <w:szCs w:val="24"/>
        </w:rPr>
        <w:t>I</w:t>
      </w:r>
      <w:r w:rsidRPr="004808BB">
        <w:rPr>
          <w:rFonts w:cstheme="minorHAnsi"/>
          <w:color w:val="24292E"/>
          <w:sz w:val="24"/>
          <w:szCs w:val="24"/>
        </w:rPr>
        <w:t>, e.g. </w:t>
      </w:r>
      <w:r w:rsidRPr="004808BB">
        <w:rPr>
          <w:rStyle w:val="HTMLCode"/>
          <w:rFonts w:asciiTheme="minorHAnsi" w:eastAsiaTheme="minorHAnsi" w:hAnsiTheme="minorHAnsi" w:cstheme="minorHAnsi"/>
          <w:color w:val="24292E"/>
          <w:sz w:val="24"/>
          <w:szCs w:val="24"/>
        </w:rPr>
        <w:t>IInterface</w:t>
      </w:r>
      <w:r w:rsidRPr="004808BB">
        <w:rPr>
          <w:rFonts w:cstheme="minorHAnsi"/>
          <w:color w:val="24292E"/>
          <w:sz w:val="24"/>
          <w:szCs w:val="24"/>
        </w:rPr>
        <w:t>.</w:t>
      </w:r>
    </w:p>
    <w:p w14:paraId="393E0078" w14:textId="55338340" w:rsidR="00EE448F" w:rsidRPr="00EE448F" w:rsidRDefault="00EE448F" w:rsidP="00EE448F">
      <w:pPr>
        <w:shd w:val="clear" w:color="auto" w:fill="FFFFFF"/>
        <w:spacing w:after="0" w:afterAutospacing="1" w:line="240" w:lineRule="auto"/>
        <w:rPr>
          <w:rFonts w:cstheme="minorHAnsi"/>
          <w:b/>
          <w:bCs/>
          <w:color w:val="24292E"/>
          <w:sz w:val="28"/>
          <w:szCs w:val="28"/>
        </w:rPr>
      </w:pPr>
      <w:r w:rsidRPr="00EE448F">
        <w:rPr>
          <w:rFonts w:cstheme="minorHAnsi"/>
          <w:b/>
          <w:bCs/>
          <w:color w:val="24292E"/>
          <w:sz w:val="28"/>
          <w:szCs w:val="28"/>
        </w:rPr>
        <w:t>Example:</w:t>
      </w:r>
    </w:p>
    <w:p w14:paraId="64310FE8"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8000"/>
        </w:rPr>
        <w:t>// 'Using' goes at the top, outside the namespace.</w:t>
      </w:r>
    </w:p>
    <w:p w14:paraId="42E50F87" w14:textId="2B30CCB1"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FF"/>
        </w:rPr>
        <w:t>using</w:t>
      </w:r>
      <w:r w:rsidRPr="00EE448F">
        <w:rPr>
          <w:rFonts w:cstheme="minorHAnsi"/>
          <w:color w:val="000000"/>
        </w:rPr>
        <w:t xml:space="preserve"> System;               </w:t>
      </w:r>
    </w:p>
    <w:p w14:paraId="68917B38" w14:textId="77777777" w:rsidR="00EE448F" w:rsidRPr="00EE448F" w:rsidRDefault="00EE448F" w:rsidP="00EE448F">
      <w:pPr>
        <w:autoSpaceDE w:val="0"/>
        <w:autoSpaceDN w:val="0"/>
        <w:adjustRightInd w:val="0"/>
        <w:spacing w:after="0" w:line="240" w:lineRule="auto"/>
        <w:rPr>
          <w:rFonts w:cstheme="minorHAnsi"/>
          <w:color w:val="000000"/>
        </w:rPr>
      </w:pPr>
    </w:p>
    <w:p w14:paraId="3030F0A1" w14:textId="5194F062"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8000"/>
        </w:rPr>
        <w:t xml:space="preserve">// Namespaces are </w:t>
      </w:r>
      <w:r w:rsidRPr="00EE448F">
        <w:rPr>
          <w:rFonts w:cstheme="minorHAnsi"/>
          <w:color w:val="008000"/>
        </w:rPr>
        <w:t>pascal case</w:t>
      </w:r>
      <w:r w:rsidRPr="00EE448F">
        <w:rPr>
          <w:rFonts w:cstheme="minorHAnsi"/>
          <w:color w:val="008000"/>
        </w:rPr>
        <w:t>.</w:t>
      </w:r>
    </w:p>
    <w:p w14:paraId="608C2FCC"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FF"/>
        </w:rPr>
        <w:t>namespace</w:t>
      </w:r>
      <w:r w:rsidRPr="00EE448F">
        <w:rPr>
          <w:rFonts w:cstheme="minorHAnsi"/>
          <w:color w:val="000000"/>
        </w:rPr>
        <w:t xml:space="preserve"> MyNamespace</w:t>
      </w:r>
    </w:p>
    <w:p w14:paraId="7D1280BE"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w:t>
      </w:r>
    </w:p>
    <w:p w14:paraId="49E1FED8" w14:textId="77777777" w:rsidR="00EE448F" w:rsidRPr="00EE448F" w:rsidRDefault="00EE448F" w:rsidP="00EE448F">
      <w:pPr>
        <w:autoSpaceDE w:val="0"/>
        <w:autoSpaceDN w:val="0"/>
        <w:adjustRightInd w:val="0"/>
        <w:spacing w:after="0" w:line="240" w:lineRule="auto"/>
        <w:rPr>
          <w:rFonts w:cstheme="minorHAnsi"/>
          <w:color w:val="000000"/>
        </w:rPr>
      </w:pPr>
    </w:p>
    <w:p w14:paraId="7DFA8E30"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8000"/>
        </w:rPr>
        <w:t xml:space="preserve">// Interfaces start with </w:t>
      </w:r>
      <w:proofErr w:type="gramStart"/>
      <w:r w:rsidRPr="00EE448F">
        <w:rPr>
          <w:rFonts w:cstheme="minorHAnsi"/>
          <w:color w:val="008000"/>
        </w:rPr>
        <w:t>I.</w:t>
      </w:r>
      <w:proofErr w:type="gramEnd"/>
      <w:r w:rsidRPr="00EE448F">
        <w:rPr>
          <w:rFonts w:cstheme="minorHAnsi"/>
          <w:color w:val="008000"/>
        </w:rPr>
        <w:t xml:space="preserve"> </w:t>
      </w:r>
    </w:p>
    <w:p w14:paraId="102DD2F5" w14:textId="29E971DD"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8000"/>
        </w:rPr>
        <w:t xml:space="preserve">// Methods are </w:t>
      </w:r>
      <w:r w:rsidRPr="00EE448F">
        <w:rPr>
          <w:rFonts w:cstheme="minorHAnsi"/>
          <w:color w:val="008000"/>
        </w:rPr>
        <w:t>pascal case</w:t>
      </w:r>
      <w:r w:rsidRPr="00EE448F">
        <w:rPr>
          <w:rFonts w:cstheme="minorHAnsi"/>
          <w:color w:val="008000"/>
        </w:rPr>
        <w:t>.</w:t>
      </w:r>
    </w:p>
    <w:p w14:paraId="4902BCDF"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public</w:t>
      </w:r>
      <w:r w:rsidRPr="00EE448F">
        <w:rPr>
          <w:rFonts w:cstheme="minorHAnsi"/>
          <w:color w:val="000000"/>
        </w:rPr>
        <w:t xml:space="preserve"> </w:t>
      </w:r>
      <w:r w:rsidRPr="00EE448F">
        <w:rPr>
          <w:rFonts w:cstheme="minorHAnsi"/>
          <w:color w:val="0000FF"/>
        </w:rPr>
        <w:t>interface</w:t>
      </w:r>
      <w:r w:rsidRPr="00EE448F">
        <w:rPr>
          <w:rFonts w:cstheme="minorHAnsi"/>
          <w:color w:val="000000"/>
        </w:rPr>
        <w:t xml:space="preserve"> </w:t>
      </w:r>
      <w:r w:rsidRPr="00EE448F">
        <w:rPr>
          <w:rFonts w:cstheme="minorHAnsi"/>
          <w:color w:val="2B91AF"/>
        </w:rPr>
        <w:t>IMyInterface</w:t>
      </w:r>
    </w:p>
    <w:p w14:paraId="091495E0"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75C66433" w14:textId="52A32FA8"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public</w:t>
      </w:r>
      <w:r w:rsidRPr="00EE448F">
        <w:rPr>
          <w:rFonts w:cstheme="minorHAnsi"/>
          <w:color w:val="000000"/>
        </w:rPr>
        <w:t xml:space="preserve"> </w:t>
      </w:r>
      <w:r w:rsidRPr="00EE448F">
        <w:rPr>
          <w:rFonts w:cstheme="minorHAnsi"/>
          <w:color w:val="0000FF"/>
        </w:rPr>
        <w:t>int</w:t>
      </w:r>
      <w:r w:rsidRPr="00EE448F">
        <w:rPr>
          <w:rFonts w:cstheme="minorHAnsi"/>
          <w:color w:val="000000"/>
        </w:rPr>
        <w:t xml:space="preserve"> MyMethod</w:t>
      </w:r>
      <w:r>
        <w:rPr>
          <w:rFonts w:cstheme="minorHAnsi"/>
          <w:color w:val="000000"/>
        </w:rPr>
        <w:t xml:space="preserve"> </w:t>
      </w:r>
      <w:r w:rsidRPr="00EE448F">
        <w:rPr>
          <w:rFonts w:cstheme="minorHAnsi"/>
          <w:color w:val="000000"/>
        </w:rPr>
        <w:t>(</w:t>
      </w:r>
      <w:r w:rsidRPr="00EE448F">
        <w:rPr>
          <w:rFonts w:cstheme="minorHAnsi"/>
          <w:color w:val="0000FF"/>
        </w:rPr>
        <w:t>int</w:t>
      </w:r>
      <w:r w:rsidRPr="00EE448F">
        <w:rPr>
          <w:rFonts w:cstheme="minorHAnsi"/>
          <w:color w:val="000000"/>
        </w:rPr>
        <w:t xml:space="preserve"> value, </w:t>
      </w:r>
      <w:r w:rsidRPr="00EE448F">
        <w:rPr>
          <w:rFonts w:cstheme="minorHAnsi"/>
          <w:color w:val="0000FF"/>
        </w:rPr>
        <w:t>float</w:t>
      </w:r>
      <w:r w:rsidRPr="00EE448F">
        <w:rPr>
          <w:rFonts w:cstheme="minorHAnsi"/>
          <w:color w:val="000000"/>
        </w:rPr>
        <w:t xml:space="preserve"> val);</w:t>
      </w:r>
    </w:p>
    <w:p w14:paraId="56FEF0B6"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0D655D72" w14:textId="77777777" w:rsidR="00EE448F" w:rsidRPr="00EE448F" w:rsidRDefault="00EE448F" w:rsidP="00EE448F">
      <w:pPr>
        <w:autoSpaceDE w:val="0"/>
        <w:autoSpaceDN w:val="0"/>
        <w:adjustRightInd w:val="0"/>
        <w:spacing w:after="0" w:line="240" w:lineRule="auto"/>
        <w:rPr>
          <w:rFonts w:cstheme="minorHAnsi"/>
          <w:color w:val="000000"/>
        </w:rPr>
      </w:pPr>
    </w:p>
    <w:p w14:paraId="04BEA467" w14:textId="6D8E6D44"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8000"/>
        </w:rPr>
        <w:t xml:space="preserve">// Enumerations, Enumerators are </w:t>
      </w:r>
      <w:r w:rsidRPr="00EE448F">
        <w:rPr>
          <w:rFonts w:cstheme="minorHAnsi"/>
          <w:color w:val="008000"/>
        </w:rPr>
        <w:t>pascal case</w:t>
      </w:r>
      <w:r w:rsidRPr="00EE448F">
        <w:rPr>
          <w:rFonts w:cstheme="minorHAnsi"/>
          <w:color w:val="008000"/>
        </w:rPr>
        <w:t>.</w:t>
      </w:r>
    </w:p>
    <w:p w14:paraId="20B5A98F"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public</w:t>
      </w:r>
      <w:r w:rsidRPr="00EE448F">
        <w:rPr>
          <w:rFonts w:cstheme="minorHAnsi"/>
          <w:color w:val="000000"/>
        </w:rPr>
        <w:t xml:space="preserve"> </w:t>
      </w:r>
      <w:r w:rsidRPr="00EE448F">
        <w:rPr>
          <w:rFonts w:cstheme="minorHAnsi"/>
          <w:color w:val="0000FF"/>
        </w:rPr>
        <w:t>enum</w:t>
      </w:r>
      <w:r w:rsidRPr="00EE448F">
        <w:rPr>
          <w:rFonts w:cstheme="minorHAnsi"/>
          <w:color w:val="000000"/>
        </w:rPr>
        <w:t xml:space="preserve"> </w:t>
      </w:r>
      <w:r w:rsidRPr="00EE448F">
        <w:rPr>
          <w:rFonts w:cstheme="minorHAnsi"/>
          <w:color w:val="2B91AF"/>
        </w:rPr>
        <w:t>MyEnum</w:t>
      </w:r>
    </w:p>
    <w:p w14:paraId="743697E1"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6D6D9722"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Low,</w:t>
      </w:r>
    </w:p>
    <w:p w14:paraId="204BF20F"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Medium,</w:t>
      </w:r>
    </w:p>
    <w:p w14:paraId="1C91E2EC"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High</w:t>
      </w:r>
    </w:p>
    <w:p w14:paraId="23BB376D"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604A1335" w14:textId="77777777" w:rsidR="00EE448F" w:rsidRPr="00EE448F" w:rsidRDefault="00EE448F" w:rsidP="00EE448F">
      <w:pPr>
        <w:autoSpaceDE w:val="0"/>
        <w:autoSpaceDN w:val="0"/>
        <w:adjustRightInd w:val="0"/>
        <w:spacing w:after="0" w:line="240" w:lineRule="auto"/>
        <w:rPr>
          <w:rFonts w:cstheme="minorHAnsi"/>
          <w:color w:val="000000"/>
        </w:rPr>
      </w:pPr>
    </w:p>
    <w:p w14:paraId="7799AE59" w14:textId="77777777" w:rsid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14CFC474" w14:textId="25BDA618"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lastRenderedPageBreak/>
        <w:t xml:space="preserve"> </w:t>
      </w:r>
      <w:r w:rsidRPr="00EE448F">
        <w:rPr>
          <w:rFonts w:cstheme="minorHAnsi"/>
          <w:color w:val="008000"/>
        </w:rPr>
        <w:t xml:space="preserve">// Classes are </w:t>
      </w:r>
      <w:r w:rsidRPr="00EE448F">
        <w:rPr>
          <w:rFonts w:cstheme="minorHAnsi"/>
          <w:color w:val="008000"/>
        </w:rPr>
        <w:t>pascal case</w:t>
      </w:r>
      <w:r w:rsidRPr="00EE448F">
        <w:rPr>
          <w:rFonts w:cstheme="minorHAnsi"/>
          <w:color w:val="008000"/>
        </w:rPr>
        <w:t>.</w:t>
      </w:r>
    </w:p>
    <w:p w14:paraId="01B054B6"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public</w:t>
      </w:r>
      <w:r w:rsidRPr="00EE448F">
        <w:rPr>
          <w:rFonts w:cstheme="minorHAnsi"/>
          <w:color w:val="000000"/>
        </w:rPr>
        <w:t xml:space="preserve"> </w:t>
      </w:r>
      <w:r w:rsidRPr="00EE448F">
        <w:rPr>
          <w:rFonts w:cstheme="minorHAnsi"/>
          <w:color w:val="0000FF"/>
        </w:rPr>
        <w:t>class</w:t>
      </w:r>
      <w:r w:rsidRPr="00EE448F">
        <w:rPr>
          <w:rFonts w:cstheme="minorHAnsi"/>
          <w:color w:val="000000"/>
        </w:rPr>
        <w:t xml:space="preserve"> </w:t>
      </w:r>
      <w:r w:rsidRPr="00EE448F">
        <w:rPr>
          <w:rFonts w:cstheme="minorHAnsi"/>
          <w:color w:val="2B91AF"/>
        </w:rPr>
        <w:t>MyClass</w:t>
      </w:r>
    </w:p>
    <w:p w14:paraId="64AE70EE"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132F37C1" w14:textId="130D74FF"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8000"/>
        </w:rPr>
        <w:t xml:space="preserve">// Public member variables are </w:t>
      </w:r>
      <w:r w:rsidRPr="00EE448F">
        <w:rPr>
          <w:rFonts w:cstheme="minorHAnsi"/>
          <w:color w:val="008000"/>
        </w:rPr>
        <w:t>pascal case</w:t>
      </w:r>
      <w:r w:rsidRPr="00EE448F">
        <w:rPr>
          <w:rFonts w:cstheme="minorHAnsi"/>
          <w:color w:val="008000"/>
        </w:rPr>
        <w:t>.</w:t>
      </w:r>
    </w:p>
    <w:p w14:paraId="157A90B4"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public</w:t>
      </w:r>
      <w:r w:rsidRPr="00EE448F">
        <w:rPr>
          <w:rFonts w:cstheme="minorHAnsi"/>
          <w:color w:val="000000"/>
        </w:rPr>
        <w:t xml:space="preserve"> </w:t>
      </w:r>
      <w:r w:rsidRPr="00EE448F">
        <w:rPr>
          <w:rFonts w:cstheme="minorHAnsi"/>
          <w:color w:val="0000FF"/>
        </w:rPr>
        <w:t>int</w:t>
      </w:r>
      <w:r w:rsidRPr="00EE448F">
        <w:rPr>
          <w:rFonts w:cstheme="minorHAnsi"/>
          <w:color w:val="000000"/>
        </w:rPr>
        <w:t xml:space="preserve"> Value = 0;</w:t>
      </w:r>
    </w:p>
    <w:p w14:paraId="1A0DF59A" w14:textId="77777777" w:rsidR="00EE448F" w:rsidRPr="00EE448F" w:rsidRDefault="00EE448F" w:rsidP="00EE448F">
      <w:pPr>
        <w:autoSpaceDE w:val="0"/>
        <w:autoSpaceDN w:val="0"/>
        <w:adjustRightInd w:val="0"/>
        <w:spacing w:after="0" w:line="240" w:lineRule="auto"/>
        <w:rPr>
          <w:rFonts w:cstheme="minorHAnsi"/>
          <w:color w:val="000000"/>
        </w:rPr>
      </w:pPr>
    </w:p>
    <w:p w14:paraId="2493CEDE"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8000"/>
        </w:rPr>
        <w:t>// Field initializers are encouraged.</w:t>
      </w:r>
    </w:p>
    <w:p w14:paraId="5573DDC9"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public</w:t>
      </w:r>
      <w:r w:rsidRPr="00EE448F">
        <w:rPr>
          <w:rFonts w:cstheme="minorHAnsi"/>
          <w:color w:val="000000"/>
        </w:rPr>
        <w:t xml:space="preserve"> </w:t>
      </w:r>
      <w:r w:rsidRPr="00EE448F">
        <w:rPr>
          <w:rFonts w:cstheme="minorHAnsi"/>
          <w:color w:val="0000FF"/>
        </w:rPr>
        <w:t>bool</w:t>
      </w:r>
      <w:r w:rsidRPr="00EE448F">
        <w:rPr>
          <w:rFonts w:cstheme="minorHAnsi"/>
          <w:color w:val="000000"/>
        </w:rPr>
        <w:t xml:space="preserve"> IsValid = </w:t>
      </w:r>
      <w:r w:rsidRPr="00EE448F">
        <w:rPr>
          <w:rFonts w:cstheme="minorHAnsi"/>
          <w:color w:val="0000FF"/>
        </w:rPr>
        <w:t>true</w:t>
      </w:r>
      <w:r w:rsidRPr="00EE448F">
        <w:rPr>
          <w:rFonts w:cstheme="minorHAnsi"/>
          <w:color w:val="000000"/>
        </w:rPr>
        <w:t>;</w:t>
      </w:r>
    </w:p>
    <w:p w14:paraId="59103844" w14:textId="77777777" w:rsidR="00EE448F" w:rsidRPr="00EE448F" w:rsidRDefault="00EE448F" w:rsidP="00EE448F">
      <w:pPr>
        <w:autoSpaceDE w:val="0"/>
        <w:autoSpaceDN w:val="0"/>
        <w:adjustRightInd w:val="0"/>
        <w:spacing w:after="0" w:line="240" w:lineRule="auto"/>
        <w:rPr>
          <w:rFonts w:cstheme="minorHAnsi"/>
          <w:color w:val="000000"/>
        </w:rPr>
      </w:pPr>
    </w:p>
    <w:p w14:paraId="5E4B7725"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private</w:t>
      </w:r>
      <w:r w:rsidRPr="00EE448F">
        <w:rPr>
          <w:rFonts w:cstheme="minorHAnsi"/>
          <w:color w:val="000000"/>
        </w:rPr>
        <w:t xml:space="preserve"> </w:t>
      </w:r>
      <w:r w:rsidRPr="00EE448F">
        <w:rPr>
          <w:rFonts w:cstheme="minorHAnsi"/>
          <w:color w:val="0000FF"/>
        </w:rPr>
        <w:t>class</w:t>
      </w:r>
      <w:r w:rsidRPr="00EE448F">
        <w:rPr>
          <w:rFonts w:cstheme="minorHAnsi"/>
          <w:color w:val="000000"/>
        </w:rPr>
        <w:t xml:space="preserve"> </w:t>
      </w:r>
      <w:r w:rsidRPr="00EE448F">
        <w:rPr>
          <w:rFonts w:cstheme="minorHAnsi"/>
          <w:color w:val="2B91AF"/>
        </w:rPr>
        <w:t>Student</w:t>
      </w:r>
    </w:p>
    <w:p w14:paraId="1026BC9B"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391E4AF2"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public</w:t>
      </w:r>
      <w:r w:rsidRPr="00EE448F">
        <w:rPr>
          <w:rFonts w:cstheme="minorHAnsi"/>
          <w:color w:val="000000"/>
        </w:rPr>
        <w:t xml:space="preserve"> </w:t>
      </w:r>
      <w:r w:rsidRPr="00EE448F">
        <w:rPr>
          <w:rFonts w:cstheme="minorHAnsi"/>
          <w:color w:val="0000FF"/>
        </w:rPr>
        <w:t>int</w:t>
      </w:r>
      <w:r w:rsidRPr="00EE448F">
        <w:rPr>
          <w:rFonts w:cstheme="minorHAnsi"/>
          <w:color w:val="000000"/>
        </w:rPr>
        <w:t xml:space="preserve"> Id;</w:t>
      </w:r>
    </w:p>
    <w:p w14:paraId="5A2DE813"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public</w:t>
      </w:r>
      <w:r w:rsidRPr="00EE448F">
        <w:rPr>
          <w:rFonts w:cstheme="minorHAnsi"/>
          <w:color w:val="000000"/>
        </w:rPr>
        <w:t xml:space="preserve"> </w:t>
      </w:r>
      <w:r w:rsidRPr="00EE448F">
        <w:rPr>
          <w:rFonts w:cstheme="minorHAnsi"/>
          <w:color w:val="0000FF"/>
        </w:rPr>
        <w:t>string</w:t>
      </w:r>
      <w:r w:rsidRPr="00EE448F">
        <w:rPr>
          <w:rFonts w:cstheme="minorHAnsi"/>
          <w:color w:val="000000"/>
        </w:rPr>
        <w:t xml:space="preserve"> Name;</w:t>
      </w:r>
    </w:p>
    <w:p w14:paraId="2E2D09A7"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10D822F6" w14:textId="7A890B53"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8000"/>
        </w:rPr>
        <w:t>// Private member variables are _</w:t>
      </w:r>
      <w:r w:rsidRPr="00EE448F">
        <w:rPr>
          <w:rFonts w:cstheme="minorHAnsi"/>
          <w:color w:val="008000"/>
        </w:rPr>
        <w:t>camelCase</w:t>
      </w:r>
    </w:p>
    <w:p w14:paraId="4EC2024B"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r w:rsidRPr="00EE448F">
        <w:rPr>
          <w:rFonts w:cstheme="minorHAnsi"/>
          <w:color w:val="0000FF"/>
        </w:rPr>
        <w:t>private</w:t>
      </w:r>
      <w:r w:rsidRPr="00EE448F">
        <w:rPr>
          <w:rFonts w:cstheme="minorHAnsi"/>
          <w:color w:val="000000"/>
        </w:rPr>
        <w:t xml:space="preserve"> Student _details;</w:t>
      </w:r>
    </w:p>
    <w:p w14:paraId="03DEE9AA" w14:textId="77777777" w:rsidR="00EE448F" w:rsidRPr="00EE448F" w:rsidRDefault="00EE448F" w:rsidP="00EE448F">
      <w:pPr>
        <w:autoSpaceDE w:val="0"/>
        <w:autoSpaceDN w:val="0"/>
        <w:adjustRightInd w:val="0"/>
        <w:spacing w:after="0" w:line="240" w:lineRule="auto"/>
        <w:rPr>
          <w:rFonts w:cstheme="minorHAnsi"/>
          <w:color w:val="000000"/>
        </w:rPr>
      </w:pPr>
      <w:r w:rsidRPr="00EE448F">
        <w:rPr>
          <w:rFonts w:cstheme="minorHAnsi"/>
          <w:color w:val="000000"/>
        </w:rPr>
        <w:t xml:space="preserve">    }</w:t>
      </w:r>
    </w:p>
    <w:p w14:paraId="343F0970" w14:textId="19B6E03F" w:rsidR="00EE448F" w:rsidRPr="00EE448F" w:rsidRDefault="00EE448F" w:rsidP="00EE448F">
      <w:pPr>
        <w:shd w:val="clear" w:color="auto" w:fill="FFFFFF"/>
        <w:spacing w:after="0" w:afterAutospacing="1" w:line="240" w:lineRule="auto"/>
        <w:rPr>
          <w:rFonts w:cstheme="minorHAnsi"/>
          <w:color w:val="24292E"/>
        </w:rPr>
      </w:pPr>
      <w:r w:rsidRPr="00EE448F">
        <w:rPr>
          <w:rFonts w:cstheme="minorHAnsi"/>
          <w:color w:val="000000"/>
        </w:rPr>
        <w:t>}</w:t>
      </w:r>
    </w:p>
    <w:p w14:paraId="4E810C44" w14:textId="77777777" w:rsidR="004808BB" w:rsidRPr="004808BB" w:rsidRDefault="004808BB" w:rsidP="004808BB">
      <w:pPr>
        <w:pStyle w:val="Heading4"/>
        <w:shd w:val="clear" w:color="auto" w:fill="FFFFFF"/>
        <w:spacing w:before="360" w:after="240"/>
        <w:rPr>
          <w:rFonts w:asciiTheme="minorHAnsi" w:hAnsiTheme="minorHAnsi" w:cstheme="minorHAnsi"/>
          <w:b/>
          <w:bCs/>
          <w:i w:val="0"/>
          <w:iCs w:val="0"/>
          <w:color w:val="24292E"/>
          <w:sz w:val="28"/>
          <w:szCs w:val="28"/>
        </w:rPr>
      </w:pPr>
      <w:r w:rsidRPr="004808BB">
        <w:rPr>
          <w:rFonts w:asciiTheme="minorHAnsi" w:hAnsiTheme="minorHAnsi" w:cstheme="minorHAnsi"/>
          <w:b/>
          <w:bCs/>
          <w:i w:val="0"/>
          <w:iCs w:val="0"/>
          <w:color w:val="24292E"/>
          <w:sz w:val="28"/>
          <w:szCs w:val="28"/>
        </w:rPr>
        <w:t>Files</w:t>
      </w:r>
    </w:p>
    <w:p w14:paraId="47C06EB6" w14:textId="77777777" w:rsidR="004808BB" w:rsidRPr="004808BB" w:rsidRDefault="004808BB" w:rsidP="00BC689B">
      <w:pPr>
        <w:numPr>
          <w:ilvl w:val="0"/>
          <w:numId w:val="39"/>
        </w:numPr>
        <w:shd w:val="clear" w:color="auto" w:fill="FFFFFF"/>
        <w:spacing w:beforeAutospacing="1" w:after="0" w:afterAutospacing="1" w:line="240" w:lineRule="auto"/>
        <w:rPr>
          <w:rFonts w:cstheme="minorHAnsi"/>
          <w:color w:val="24292E"/>
          <w:sz w:val="24"/>
          <w:szCs w:val="24"/>
        </w:rPr>
      </w:pPr>
      <w:r w:rsidRPr="004808BB">
        <w:rPr>
          <w:rFonts w:cstheme="minorHAnsi"/>
          <w:color w:val="24292E"/>
          <w:sz w:val="24"/>
          <w:szCs w:val="24"/>
        </w:rPr>
        <w:t>Filenames and directory names are </w:t>
      </w:r>
      <w:r w:rsidRPr="004808BB">
        <w:rPr>
          <w:rStyle w:val="HTMLCode"/>
          <w:rFonts w:asciiTheme="minorHAnsi" w:eastAsiaTheme="minorHAnsi" w:hAnsiTheme="minorHAnsi" w:cstheme="minorHAnsi"/>
          <w:color w:val="24292E"/>
          <w:sz w:val="24"/>
          <w:szCs w:val="24"/>
        </w:rPr>
        <w:t>PascalCase</w:t>
      </w:r>
      <w:r w:rsidRPr="004808BB">
        <w:rPr>
          <w:rFonts w:cstheme="minorHAnsi"/>
          <w:color w:val="24292E"/>
          <w:sz w:val="24"/>
          <w:szCs w:val="24"/>
        </w:rPr>
        <w:t>, e.g. </w:t>
      </w:r>
      <w:r w:rsidRPr="004808BB">
        <w:rPr>
          <w:rStyle w:val="HTMLCode"/>
          <w:rFonts w:asciiTheme="minorHAnsi" w:eastAsiaTheme="minorHAnsi" w:hAnsiTheme="minorHAnsi" w:cstheme="minorHAnsi"/>
          <w:color w:val="24292E"/>
          <w:sz w:val="24"/>
          <w:szCs w:val="24"/>
        </w:rPr>
        <w:t>MyFile.cs</w:t>
      </w:r>
      <w:r w:rsidRPr="004808BB">
        <w:rPr>
          <w:rFonts w:cstheme="minorHAnsi"/>
          <w:color w:val="24292E"/>
          <w:sz w:val="24"/>
          <w:szCs w:val="24"/>
        </w:rPr>
        <w:t>.</w:t>
      </w:r>
    </w:p>
    <w:p w14:paraId="3C640612" w14:textId="77777777" w:rsidR="004808BB" w:rsidRPr="004808BB" w:rsidRDefault="004808BB" w:rsidP="00BC689B">
      <w:pPr>
        <w:numPr>
          <w:ilvl w:val="0"/>
          <w:numId w:val="39"/>
        </w:numPr>
        <w:shd w:val="clear" w:color="auto" w:fill="FFFFFF"/>
        <w:spacing w:after="0" w:afterAutospacing="1" w:line="240" w:lineRule="auto"/>
        <w:rPr>
          <w:rFonts w:cstheme="minorHAnsi"/>
          <w:color w:val="24292E"/>
          <w:sz w:val="24"/>
          <w:szCs w:val="24"/>
        </w:rPr>
      </w:pPr>
      <w:r w:rsidRPr="004808BB">
        <w:rPr>
          <w:rFonts w:cstheme="minorHAnsi"/>
          <w:color w:val="24292E"/>
          <w:sz w:val="24"/>
          <w:szCs w:val="24"/>
        </w:rPr>
        <w:t>Where possible the file name should be the same as the name of the main class in the file, e.g. </w:t>
      </w:r>
      <w:r w:rsidRPr="004808BB">
        <w:rPr>
          <w:rStyle w:val="HTMLCode"/>
          <w:rFonts w:asciiTheme="minorHAnsi" w:eastAsiaTheme="minorHAnsi" w:hAnsiTheme="minorHAnsi" w:cstheme="minorHAnsi"/>
          <w:color w:val="24292E"/>
          <w:sz w:val="24"/>
          <w:szCs w:val="24"/>
        </w:rPr>
        <w:t>MyClass.cs</w:t>
      </w:r>
      <w:r w:rsidRPr="004808BB">
        <w:rPr>
          <w:rFonts w:cstheme="minorHAnsi"/>
          <w:color w:val="24292E"/>
          <w:sz w:val="24"/>
          <w:szCs w:val="24"/>
        </w:rPr>
        <w:t>.</w:t>
      </w:r>
    </w:p>
    <w:p w14:paraId="6449C517" w14:textId="77777777" w:rsidR="004808BB" w:rsidRPr="004808BB" w:rsidRDefault="004808BB" w:rsidP="00BC689B">
      <w:pPr>
        <w:numPr>
          <w:ilvl w:val="0"/>
          <w:numId w:val="39"/>
        </w:numPr>
        <w:shd w:val="clear" w:color="auto" w:fill="FFFFFF"/>
        <w:spacing w:before="60" w:after="100" w:afterAutospacing="1" w:line="240" w:lineRule="auto"/>
        <w:rPr>
          <w:rFonts w:cstheme="minorHAnsi"/>
          <w:color w:val="24292E"/>
          <w:sz w:val="24"/>
          <w:szCs w:val="24"/>
        </w:rPr>
      </w:pPr>
      <w:r w:rsidRPr="004808BB">
        <w:rPr>
          <w:rFonts w:cstheme="minorHAnsi"/>
          <w:color w:val="24292E"/>
          <w:sz w:val="24"/>
          <w:szCs w:val="24"/>
        </w:rPr>
        <w:t>In general, prefer one core class per file.</w:t>
      </w:r>
    </w:p>
    <w:p w14:paraId="7D1AFA6A" w14:textId="77777777" w:rsidR="004808BB" w:rsidRPr="004808BB" w:rsidRDefault="004808BB" w:rsidP="004808BB">
      <w:pPr>
        <w:pStyle w:val="Heading3"/>
        <w:shd w:val="clear" w:color="auto" w:fill="FFFFFF"/>
        <w:spacing w:before="360" w:after="240"/>
        <w:rPr>
          <w:rFonts w:asciiTheme="minorHAnsi" w:hAnsiTheme="minorHAnsi" w:cstheme="minorHAnsi"/>
          <w:b/>
          <w:bCs/>
          <w:color w:val="24292E"/>
          <w:sz w:val="30"/>
          <w:szCs w:val="30"/>
        </w:rPr>
      </w:pPr>
      <w:r w:rsidRPr="004808BB">
        <w:rPr>
          <w:rFonts w:asciiTheme="minorHAnsi" w:hAnsiTheme="minorHAnsi" w:cstheme="minorHAnsi"/>
          <w:b/>
          <w:bCs/>
          <w:color w:val="24292E"/>
          <w:sz w:val="30"/>
          <w:szCs w:val="30"/>
        </w:rPr>
        <w:t>Organization</w:t>
      </w:r>
    </w:p>
    <w:p w14:paraId="0F05A667" w14:textId="77777777" w:rsidR="004808BB" w:rsidRPr="00F64AC5" w:rsidRDefault="004808BB" w:rsidP="00BC689B">
      <w:pPr>
        <w:numPr>
          <w:ilvl w:val="0"/>
          <w:numId w:val="40"/>
        </w:numPr>
        <w:shd w:val="clear" w:color="auto" w:fill="FFFFFF"/>
        <w:spacing w:beforeAutospacing="1" w:after="0" w:afterAutospacing="1" w:line="240" w:lineRule="auto"/>
        <w:rPr>
          <w:rFonts w:cstheme="minorHAnsi"/>
          <w:color w:val="24292E"/>
          <w:sz w:val="24"/>
          <w:szCs w:val="24"/>
        </w:rPr>
      </w:pPr>
      <w:r w:rsidRPr="00F64AC5">
        <w:rPr>
          <w:rFonts w:cstheme="minorHAnsi"/>
          <w:color w:val="24292E"/>
          <w:sz w:val="24"/>
          <w:szCs w:val="24"/>
        </w:rPr>
        <w:t>Modifiers occur in the following order: </w:t>
      </w:r>
      <w:r w:rsidRPr="00F64AC5">
        <w:rPr>
          <w:rStyle w:val="HTMLCode"/>
          <w:rFonts w:asciiTheme="minorHAnsi" w:eastAsiaTheme="minorHAnsi" w:hAnsiTheme="minorHAnsi" w:cstheme="minorHAnsi"/>
          <w:color w:val="24292E"/>
          <w:sz w:val="24"/>
          <w:szCs w:val="24"/>
        </w:rPr>
        <w:t>public protected internal private new abstract virtual override sealed static readonly extern unsafe volatile async</w:t>
      </w:r>
      <w:r w:rsidRPr="00F64AC5">
        <w:rPr>
          <w:rFonts w:cstheme="minorHAnsi"/>
          <w:color w:val="24292E"/>
          <w:sz w:val="24"/>
          <w:szCs w:val="24"/>
        </w:rPr>
        <w:t>.</w:t>
      </w:r>
    </w:p>
    <w:p w14:paraId="66CD747D" w14:textId="27DDE479" w:rsidR="004808BB" w:rsidRPr="00F64AC5" w:rsidRDefault="004808BB" w:rsidP="00BC689B">
      <w:pPr>
        <w:numPr>
          <w:ilvl w:val="0"/>
          <w:numId w:val="40"/>
        </w:numPr>
        <w:shd w:val="clear" w:color="auto" w:fill="FFFFFF"/>
        <w:spacing w:after="0" w:afterAutospacing="1" w:line="240" w:lineRule="auto"/>
        <w:rPr>
          <w:rFonts w:cstheme="minorHAnsi"/>
          <w:color w:val="24292E"/>
          <w:sz w:val="24"/>
          <w:szCs w:val="24"/>
        </w:rPr>
      </w:pPr>
      <w:r w:rsidRPr="00F64AC5">
        <w:rPr>
          <w:rFonts w:cstheme="minorHAnsi"/>
          <w:color w:val="24292E"/>
          <w:sz w:val="24"/>
          <w:szCs w:val="24"/>
        </w:rPr>
        <w:t>Namespace </w:t>
      </w:r>
      <w:r w:rsidRPr="00F64AC5">
        <w:rPr>
          <w:rStyle w:val="HTMLCode"/>
          <w:rFonts w:asciiTheme="minorHAnsi" w:eastAsiaTheme="minorHAnsi" w:hAnsiTheme="minorHAnsi" w:cstheme="minorHAnsi"/>
          <w:color w:val="24292E"/>
          <w:sz w:val="24"/>
          <w:szCs w:val="24"/>
        </w:rPr>
        <w:t>using</w:t>
      </w:r>
      <w:r w:rsidRPr="00F64AC5">
        <w:rPr>
          <w:rFonts w:cstheme="minorHAnsi"/>
          <w:color w:val="24292E"/>
          <w:sz w:val="24"/>
          <w:szCs w:val="24"/>
        </w:rPr>
        <w:t xml:space="preserve"> declarations go at the </w:t>
      </w:r>
      <w:r w:rsidR="00F64AC5" w:rsidRPr="00F64AC5">
        <w:rPr>
          <w:rFonts w:cstheme="minorHAnsi"/>
          <w:color w:val="24292E"/>
          <w:sz w:val="24"/>
          <w:szCs w:val="24"/>
        </w:rPr>
        <w:t>top before</w:t>
      </w:r>
      <w:r w:rsidRPr="00F64AC5">
        <w:rPr>
          <w:rFonts w:cstheme="minorHAnsi"/>
          <w:color w:val="24292E"/>
          <w:sz w:val="24"/>
          <w:szCs w:val="24"/>
        </w:rPr>
        <w:t xml:space="preserve"> any namespaces. </w:t>
      </w:r>
      <w:r w:rsidR="00345117">
        <w:rPr>
          <w:rStyle w:val="HTMLCode"/>
          <w:rFonts w:asciiTheme="minorHAnsi" w:eastAsiaTheme="minorHAnsi" w:hAnsiTheme="minorHAnsi" w:cstheme="minorHAnsi"/>
          <w:color w:val="24292E"/>
          <w:sz w:val="24"/>
          <w:szCs w:val="24"/>
        </w:rPr>
        <w:t>u</w:t>
      </w:r>
      <w:r w:rsidRPr="00F64AC5">
        <w:rPr>
          <w:rStyle w:val="HTMLCode"/>
          <w:rFonts w:asciiTheme="minorHAnsi" w:eastAsiaTheme="minorHAnsi" w:hAnsiTheme="minorHAnsi" w:cstheme="minorHAnsi"/>
          <w:color w:val="24292E"/>
          <w:sz w:val="24"/>
          <w:szCs w:val="24"/>
        </w:rPr>
        <w:t>sing</w:t>
      </w:r>
      <w:r w:rsidRPr="00F64AC5">
        <w:rPr>
          <w:rFonts w:cstheme="minorHAnsi"/>
          <w:color w:val="24292E"/>
          <w:sz w:val="24"/>
          <w:szCs w:val="24"/>
        </w:rPr>
        <w:t> import order is alphabetical, apart from </w:t>
      </w:r>
      <w:r w:rsidRPr="00F64AC5">
        <w:rPr>
          <w:rStyle w:val="HTMLCode"/>
          <w:rFonts w:asciiTheme="minorHAnsi" w:eastAsiaTheme="minorHAnsi" w:hAnsiTheme="minorHAnsi" w:cstheme="minorHAnsi"/>
          <w:color w:val="24292E"/>
          <w:sz w:val="24"/>
          <w:szCs w:val="24"/>
        </w:rPr>
        <w:t>System</w:t>
      </w:r>
      <w:r w:rsidRPr="00F64AC5">
        <w:rPr>
          <w:rFonts w:cstheme="minorHAnsi"/>
          <w:color w:val="24292E"/>
          <w:sz w:val="24"/>
          <w:szCs w:val="24"/>
        </w:rPr>
        <w:t> imports which always go first.</w:t>
      </w:r>
    </w:p>
    <w:p w14:paraId="72FACCA7" w14:textId="77777777" w:rsidR="004808BB" w:rsidRPr="00F64AC5" w:rsidRDefault="004808BB" w:rsidP="00BC689B">
      <w:pPr>
        <w:numPr>
          <w:ilvl w:val="0"/>
          <w:numId w:val="40"/>
        </w:numPr>
        <w:shd w:val="clear" w:color="auto" w:fill="FFFFFF"/>
        <w:spacing w:before="60" w:after="100" w:afterAutospacing="1" w:line="240" w:lineRule="auto"/>
        <w:rPr>
          <w:rFonts w:cstheme="minorHAnsi"/>
          <w:color w:val="24292E"/>
          <w:sz w:val="24"/>
          <w:szCs w:val="24"/>
        </w:rPr>
      </w:pPr>
      <w:r w:rsidRPr="00F64AC5">
        <w:rPr>
          <w:rFonts w:cstheme="minorHAnsi"/>
          <w:color w:val="24292E"/>
          <w:sz w:val="24"/>
          <w:szCs w:val="24"/>
        </w:rPr>
        <w:t>Class member ordering:</w:t>
      </w:r>
    </w:p>
    <w:p w14:paraId="1A8A1C6E" w14:textId="77777777" w:rsidR="004808BB" w:rsidRPr="00F64AC5" w:rsidRDefault="004808BB" w:rsidP="00BC689B">
      <w:pPr>
        <w:numPr>
          <w:ilvl w:val="1"/>
          <w:numId w:val="40"/>
        </w:numPr>
        <w:shd w:val="clear" w:color="auto" w:fill="FFFFFF"/>
        <w:spacing w:before="100" w:beforeAutospacing="1" w:after="100" w:afterAutospacing="1" w:line="240" w:lineRule="auto"/>
        <w:rPr>
          <w:rFonts w:cstheme="minorHAnsi"/>
          <w:color w:val="24292E"/>
          <w:sz w:val="24"/>
          <w:szCs w:val="24"/>
        </w:rPr>
      </w:pPr>
      <w:r w:rsidRPr="00F64AC5">
        <w:rPr>
          <w:rFonts w:cstheme="minorHAnsi"/>
          <w:color w:val="24292E"/>
          <w:sz w:val="24"/>
          <w:szCs w:val="24"/>
        </w:rPr>
        <w:t>Group class members in the following order:</w:t>
      </w:r>
    </w:p>
    <w:p w14:paraId="3F7161E2" w14:textId="77777777" w:rsidR="004808BB" w:rsidRPr="00F64AC5" w:rsidRDefault="004808BB" w:rsidP="00BC689B">
      <w:pPr>
        <w:numPr>
          <w:ilvl w:val="2"/>
          <w:numId w:val="40"/>
        </w:numPr>
        <w:shd w:val="clear" w:color="auto" w:fill="FFFFFF"/>
        <w:spacing w:before="100" w:beforeAutospacing="1" w:after="100" w:afterAutospacing="1" w:line="240" w:lineRule="auto"/>
        <w:rPr>
          <w:rFonts w:cstheme="minorHAnsi"/>
          <w:color w:val="24292E"/>
          <w:sz w:val="24"/>
          <w:szCs w:val="24"/>
        </w:rPr>
      </w:pPr>
      <w:r w:rsidRPr="00F64AC5">
        <w:rPr>
          <w:rFonts w:cstheme="minorHAnsi"/>
          <w:color w:val="24292E"/>
          <w:sz w:val="24"/>
          <w:szCs w:val="24"/>
        </w:rPr>
        <w:t>Nested classes, enums, delegates and events.</w:t>
      </w:r>
    </w:p>
    <w:p w14:paraId="7BC4DE3C" w14:textId="77777777" w:rsidR="004808BB" w:rsidRPr="00F64AC5" w:rsidRDefault="004808BB" w:rsidP="00BC689B">
      <w:pPr>
        <w:numPr>
          <w:ilvl w:val="2"/>
          <w:numId w:val="40"/>
        </w:numPr>
        <w:shd w:val="clear" w:color="auto" w:fill="FFFFFF"/>
        <w:spacing w:before="60" w:after="100" w:afterAutospacing="1" w:line="240" w:lineRule="auto"/>
        <w:rPr>
          <w:rFonts w:cstheme="minorHAnsi"/>
          <w:color w:val="24292E"/>
          <w:sz w:val="24"/>
          <w:szCs w:val="24"/>
        </w:rPr>
      </w:pPr>
      <w:r w:rsidRPr="00F64AC5">
        <w:rPr>
          <w:rFonts w:cstheme="minorHAnsi"/>
          <w:color w:val="24292E"/>
          <w:sz w:val="24"/>
          <w:szCs w:val="24"/>
        </w:rPr>
        <w:t>Static, const and readonly fields.</w:t>
      </w:r>
    </w:p>
    <w:p w14:paraId="4A8E9A68" w14:textId="77777777" w:rsidR="004808BB" w:rsidRPr="00F64AC5" w:rsidRDefault="004808BB" w:rsidP="00BC689B">
      <w:pPr>
        <w:numPr>
          <w:ilvl w:val="2"/>
          <w:numId w:val="40"/>
        </w:numPr>
        <w:shd w:val="clear" w:color="auto" w:fill="FFFFFF"/>
        <w:spacing w:before="60" w:after="100" w:afterAutospacing="1" w:line="240" w:lineRule="auto"/>
        <w:rPr>
          <w:rFonts w:cstheme="minorHAnsi"/>
          <w:color w:val="24292E"/>
          <w:sz w:val="24"/>
          <w:szCs w:val="24"/>
        </w:rPr>
      </w:pPr>
      <w:r w:rsidRPr="00F64AC5">
        <w:rPr>
          <w:rFonts w:cstheme="minorHAnsi"/>
          <w:color w:val="24292E"/>
          <w:sz w:val="24"/>
          <w:szCs w:val="24"/>
        </w:rPr>
        <w:t>Fields and properties.</w:t>
      </w:r>
    </w:p>
    <w:p w14:paraId="5BC6764D" w14:textId="77777777" w:rsidR="004808BB" w:rsidRPr="00F64AC5" w:rsidRDefault="004808BB" w:rsidP="00BC689B">
      <w:pPr>
        <w:numPr>
          <w:ilvl w:val="2"/>
          <w:numId w:val="40"/>
        </w:numPr>
        <w:shd w:val="clear" w:color="auto" w:fill="FFFFFF"/>
        <w:spacing w:before="60" w:after="100" w:afterAutospacing="1" w:line="240" w:lineRule="auto"/>
        <w:rPr>
          <w:rFonts w:cstheme="minorHAnsi"/>
          <w:color w:val="24292E"/>
          <w:sz w:val="24"/>
          <w:szCs w:val="24"/>
        </w:rPr>
      </w:pPr>
      <w:r w:rsidRPr="00F64AC5">
        <w:rPr>
          <w:rFonts w:cstheme="minorHAnsi"/>
          <w:color w:val="24292E"/>
          <w:sz w:val="24"/>
          <w:szCs w:val="24"/>
        </w:rPr>
        <w:t>Constructors and finalizers.</w:t>
      </w:r>
    </w:p>
    <w:p w14:paraId="67B53EBD" w14:textId="77777777" w:rsidR="004808BB" w:rsidRPr="00F64AC5" w:rsidRDefault="004808BB" w:rsidP="00BC689B">
      <w:pPr>
        <w:numPr>
          <w:ilvl w:val="2"/>
          <w:numId w:val="40"/>
        </w:numPr>
        <w:shd w:val="clear" w:color="auto" w:fill="FFFFFF"/>
        <w:spacing w:before="60" w:after="100" w:afterAutospacing="1" w:line="240" w:lineRule="auto"/>
        <w:rPr>
          <w:rFonts w:cstheme="minorHAnsi"/>
          <w:color w:val="24292E"/>
          <w:sz w:val="24"/>
          <w:szCs w:val="24"/>
        </w:rPr>
      </w:pPr>
      <w:r w:rsidRPr="00F64AC5">
        <w:rPr>
          <w:rFonts w:cstheme="minorHAnsi"/>
          <w:color w:val="24292E"/>
          <w:sz w:val="24"/>
          <w:szCs w:val="24"/>
        </w:rPr>
        <w:t>Methods.</w:t>
      </w:r>
    </w:p>
    <w:p w14:paraId="2F34BF8A" w14:textId="77777777" w:rsidR="004808BB" w:rsidRPr="00D46A50" w:rsidRDefault="004808BB" w:rsidP="00BC689B">
      <w:pPr>
        <w:numPr>
          <w:ilvl w:val="1"/>
          <w:numId w:val="40"/>
        </w:numPr>
        <w:shd w:val="clear" w:color="auto" w:fill="FFFFFF"/>
        <w:spacing w:before="60" w:after="100" w:afterAutospacing="1" w:line="240" w:lineRule="auto"/>
        <w:rPr>
          <w:rFonts w:cstheme="minorHAnsi"/>
          <w:color w:val="24292E"/>
          <w:sz w:val="24"/>
          <w:szCs w:val="24"/>
        </w:rPr>
      </w:pPr>
      <w:r w:rsidRPr="00D46A50">
        <w:rPr>
          <w:rFonts w:cstheme="minorHAnsi"/>
          <w:color w:val="24292E"/>
          <w:sz w:val="24"/>
          <w:szCs w:val="24"/>
        </w:rPr>
        <w:t>Within each group, elements should be in the following order:</w:t>
      </w:r>
    </w:p>
    <w:p w14:paraId="15A4D3AC" w14:textId="77777777" w:rsidR="004808BB" w:rsidRPr="00D46A50" w:rsidRDefault="004808BB" w:rsidP="00BC689B">
      <w:pPr>
        <w:numPr>
          <w:ilvl w:val="2"/>
          <w:numId w:val="40"/>
        </w:numPr>
        <w:shd w:val="clear" w:color="auto" w:fill="FFFFFF"/>
        <w:spacing w:before="100" w:beforeAutospacing="1" w:after="100" w:afterAutospacing="1" w:line="240" w:lineRule="auto"/>
        <w:rPr>
          <w:rFonts w:cstheme="minorHAnsi"/>
          <w:color w:val="24292E"/>
          <w:sz w:val="24"/>
          <w:szCs w:val="24"/>
        </w:rPr>
      </w:pPr>
      <w:r w:rsidRPr="00D46A50">
        <w:rPr>
          <w:rFonts w:cstheme="minorHAnsi"/>
          <w:color w:val="24292E"/>
          <w:sz w:val="24"/>
          <w:szCs w:val="24"/>
        </w:rPr>
        <w:t>Public.</w:t>
      </w:r>
    </w:p>
    <w:p w14:paraId="6F592C59" w14:textId="77777777" w:rsidR="004808BB" w:rsidRPr="00D46A50" w:rsidRDefault="004808BB" w:rsidP="00BC689B">
      <w:pPr>
        <w:numPr>
          <w:ilvl w:val="2"/>
          <w:numId w:val="40"/>
        </w:numPr>
        <w:shd w:val="clear" w:color="auto" w:fill="FFFFFF"/>
        <w:spacing w:before="60" w:after="100" w:afterAutospacing="1" w:line="240" w:lineRule="auto"/>
        <w:rPr>
          <w:rFonts w:cstheme="minorHAnsi"/>
          <w:color w:val="24292E"/>
          <w:sz w:val="24"/>
          <w:szCs w:val="24"/>
        </w:rPr>
      </w:pPr>
      <w:r w:rsidRPr="00D46A50">
        <w:rPr>
          <w:rFonts w:cstheme="minorHAnsi"/>
          <w:color w:val="24292E"/>
          <w:sz w:val="24"/>
          <w:szCs w:val="24"/>
        </w:rPr>
        <w:t>Internal.</w:t>
      </w:r>
    </w:p>
    <w:p w14:paraId="4B073B62" w14:textId="77777777" w:rsidR="004808BB" w:rsidRPr="00D46A50" w:rsidRDefault="004808BB" w:rsidP="00BC689B">
      <w:pPr>
        <w:numPr>
          <w:ilvl w:val="2"/>
          <w:numId w:val="40"/>
        </w:numPr>
        <w:shd w:val="clear" w:color="auto" w:fill="FFFFFF"/>
        <w:spacing w:before="60" w:after="100" w:afterAutospacing="1" w:line="240" w:lineRule="auto"/>
        <w:rPr>
          <w:rFonts w:cstheme="minorHAnsi"/>
          <w:color w:val="24292E"/>
          <w:sz w:val="24"/>
          <w:szCs w:val="24"/>
        </w:rPr>
      </w:pPr>
      <w:r w:rsidRPr="00D46A50">
        <w:rPr>
          <w:rFonts w:cstheme="minorHAnsi"/>
          <w:color w:val="24292E"/>
          <w:sz w:val="24"/>
          <w:szCs w:val="24"/>
        </w:rPr>
        <w:lastRenderedPageBreak/>
        <w:t>Protected internal.</w:t>
      </w:r>
    </w:p>
    <w:p w14:paraId="6F7DEB8D" w14:textId="77777777" w:rsidR="004808BB" w:rsidRPr="00D46A50" w:rsidRDefault="004808BB" w:rsidP="00BC689B">
      <w:pPr>
        <w:numPr>
          <w:ilvl w:val="2"/>
          <w:numId w:val="40"/>
        </w:numPr>
        <w:shd w:val="clear" w:color="auto" w:fill="FFFFFF"/>
        <w:spacing w:before="60" w:after="100" w:afterAutospacing="1" w:line="240" w:lineRule="auto"/>
        <w:rPr>
          <w:rFonts w:cstheme="minorHAnsi"/>
          <w:color w:val="24292E"/>
          <w:sz w:val="24"/>
          <w:szCs w:val="24"/>
        </w:rPr>
      </w:pPr>
      <w:r w:rsidRPr="00D46A50">
        <w:rPr>
          <w:rFonts w:cstheme="minorHAnsi"/>
          <w:color w:val="24292E"/>
          <w:sz w:val="24"/>
          <w:szCs w:val="24"/>
        </w:rPr>
        <w:t>Protected.</w:t>
      </w:r>
    </w:p>
    <w:p w14:paraId="4CC26EF7" w14:textId="77777777" w:rsidR="004808BB" w:rsidRPr="00D46A50" w:rsidRDefault="004808BB" w:rsidP="00BC689B">
      <w:pPr>
        <w:numPr>
          <w:ilvl w:val="2"/>
          <w:numId w:val="40"/>
        </w:numPr>
        <w:shd w:val="clear" w:color="auto" w:fill="FFFFFF"/>
        <w:spacing w:before="60" w:after="100" w:afterAutospacing="1" w:line="240" w:lineRule="auto"/>
        <w:rPr>
          <w:rFonts w:cstheme="minorHAnsi"/>
          <w:color w:val="24292E"/>
          <w:sz w:val="24"/>
          <w:szCs w:val="24"/>
        </w:rPr>
      </w:pPr>
      <w:r w:rsidRPr="00D46A50">
        <w:rPr>
          <w:rFonts w:cstheme="minorHAnsi"/>
          <w:color w:val="24292E"/>
          <w:sz w:val="24"/>
          <w:szCs w:val="24"/>
        </w:rPr>
        <w:t>Private.</w:t>
      </w:r>
    </w:p>
    <w:p w14:paraId="5A27E58D" w14:textId="3644DAEC" w:rsidR="004808BB" w:rsidRDefault="004808BB" w:rsidP="00BC689B">
      <w:pPr>
        <w:numPr>
          <w:ilvl w:val="1"/>
          <w:numId w:val="40"/>
        </w:numPr>
        <w:shd w:val="clear" w:color="auto" w:fill="FFFFFF"/>
        <w:spacing w:before="60" w:after="100" w:afterAutospacing="1" w:line="240" w:lineRule="auto"/>
        <w:rPr>
          <w:rFonts w:cstheme="minorHAnsi"/>
          <w:color w:val="24292E"/>
          <w:sz w:val="24"/>
          <w:szCs w:val="24"/>
        </w:rPr>
      </w:pPr>
      <w:r w:rsidRPr="00D46A50">
        <w:rPr>
          <w:rFonts w:cstheme="minorHAnsi"/>
          <w:color w:val="24292E"/>
          <w:sz w:val="24"/>
          <w:szCs w:val="24"/>
        </w:rPr>
        <w:t>Where possible, group interface implementations together.</w:t>
      </w:r>
    </w:p>
    <w:p w14:paraId="5DCDE1B4" w14:textId="2173E794" w:rsidR="00321A92" w:rsidRPr="00D46A50" w:rsidRDefault="00321A92" w:rsidP="00321A92">
      <w:pPr>
        <w:pStyle w:val="Heading3"/>
        <w:shd w:val="clear" w:color="auto" w:fill="FFFFFF"/>
        <w:spacing w:before="360" w:after="240"/>
        <w:rPr>
          <w:rFonts w:asciiTheme="minorHAnsi" w:hAnsiTheme="minorHAnsi" w:cstheme="minorHAnsi"/>
          <w:b/>
          <w:bCs/>
          <w:color w:val="24292E"/>
          <w:sz w:val="30"/>
          <w:szCs w:val="30"/>
        </w:rPr>
      </w:pPr>
      <w:r>
        <w:rPr>
          <w:rFonts w:asciiTheme="minorHAnsi" w:hAnsiTheme="minorHAnsi" w:cstheme="minorHAnsi"/>
          <w:b/>
          <w:bCs/>
          <w:color w:val="24292E"/>
          <w:sz w:val="30"/>
          <w:szCs w:val="30"/>
        </w:rPr>
        <w:t>Commenting Conventions</w:t>
      </w:r>
    </w:p>
    <w:p w14:paraId="3E58AF66" w14:textId="37746E71" w:rsidR="00321A92" w:rsidRDefault="00321A92" w:rsidP="00321A92">
      <w:pPr>
        <w:numPr>
          <w:ilvl w:val="0"/>
          <w:numId w:val="41"/>
        </w:numPr>
        <w:shd w:val="clear" w:color="auto" w:fill="FFFFFF"/>
        <w:spacing w:before="100" w:beforeAutospacing="1" w:after="100" w:afterAutospacing="1" w:line="240" w:lineRule="auto"/>
        <w:rPr>
          <w:rFonts w:cstheme="minorHAnsi"/>
          <w:color w:val="24292E"/>
          <w:sz w:val="24"/>
          <w:szCs w:val="24"/>
        </w:rPr>
      </w:pPr>
      <w:r>
        <w:rPr>
          <w:rFonts w:cstheme="minorHAnsi"/>
          <w:color w:val="24292E"/>
          <w:sz w:val="24"/>
          <w:szCs w:val="24"/>
        </w:rPr>
        <w:t>Place the comment on a separate line, not at the end of a line of code.</w:t>
      </w:r>
    </w:p>
    <w:p w14:paraId="259731D3" w14:textId="77777777" w:rsidR="00321A92" w:rsidRDefault="00321A92" w:rsidP="00321A92">
      <w:pPr>
        <w:numPr>
          <w:ilvl w:val="0"/>
          <w:numId w:val="41"/>
        </w:numPr>
        <w:shd w:val="clear" w:color="auto" w:fill="FFFFFF"/>
        <w:spacing w:before="100" w:beforeAutospacing="1" w:after="100" w:afterAutospacing="1" w:line="240" w:lineRule="auto"/>
        <w:rPr>
          <w:rFonts w:cstheme="minorHAnsi"/>
          <w:color w:val="24292E"/>
          <w:sz w:val="24"/>
          <w:szCs w:val="24"/>
        </w:rPr>
      </w:pPr>
      <w:r>
        <w:rPr>
          <w:rFonts w:cstheme="minorHAnsi"/>
          <w:color w:val="24292E"/>
          <w:sz w:val="24"/>
          <w:szCs w:val="24"/>
        </w:rPr>
        <w:t>Begin comment text with an uppercase letter.</w:t>
      </w:r>
    </w:p>
    <w:p w14:paraId="575934B4" w14:textId="77777777" w:rsidR="00321A92" w:rsidRDefault="00321A92" w:rsidP="00321A92">
      <w:pPr>
        <w:numPr>
          <w:ilvl w:val="0"/>
          <w:numId w:val="41"/>
        </w:numPr>
        <w:shd w:val="clear" w:color="auto" w:fill="FFFFFF"/>
        <w:spacing w:before="100" w:beforeAutospacing="1" w:after="100" w:afterAutospacing="1" w:line="240" w:lineRule="auto"/>
        <w:rPr>
          <w:rFonts w:cstheme="minorHAnsi"/>
          <w:color w:val="24292E"/>
          <w:sz w:val="24"/>
          <w:szCs w:val="24"/>
        </w:rPr>
      </w:pPr>
      <w:r>
        <w:rPr>
          <w:rFonts w:cstheme="minorHAnsi"/>
          <w:color w:val="24292E"/>
          <w:sz w:val="24"/>
          <w:szCs w:val="24"/>
        </w:rPr>
        <w:t>End comment text with a period.</w:t>
      </w:r>
    </w:p>
    <w:p w14:paraId="19D99AF0" w14:textId="7E86D8BC" w:rsidR="00321A92" w:rsidRDefault="00321A92" w:rsidP="00321A92">
      <w:pPr>
        <w:numPr>
          <w:ilvl w:val="0"/>
          <w:numId w:val="41"/>
        </w:numPr>
        <w:shd w:val="clear" w:color="auto" w:fill="FFFFFF"/>
        <w:spacing w:before="100" w:beforeAutospacing="1" w:after="100" w:afterAutospacing="1" w:line="240" w:lineRule="auto"/>
        <w:rPr>
          <w:rFonts w:cstheme="minorHAnsi"/>
          <w:color w:val="24292E"/>
          <w:sz w:val="24"/>
          <w:szCs w:val="24"/>
        </w:rPr>
      </w:pPr>
      <w:r w:rsidRPr="00321A92">
        <w:rPr>
          <w:rFonts w:cstheme="minorHAnsi"/>
          <w:color w:val="171717"/>
          <w:sz w:val="24"/>
          <w:szCs w:val="24"/>
          <w:shd w:val="clear" w:color="auto" w:fill="FFFFFF"/>
        </w:rPr>
        <w:t>Insert one space between the comment delimiter (//) and the comment text, as shown in the following example.</w:t>
      </w:r>
    </w:p>
    <w:p w14:paraId="08B0ADE7" w14:textId="6EAF3B95" w:rsidR="00D464B4" w:rsidRPr="00D464B4" w:rsidRDefault="00B521DA" w:rsidP="00D464B4">
      <w:pPr>
        <w:numPr>
          <w:ilvl w:val="0"/>
          <w:numId w:val="41"/>
        </w:numPr>
        <w:shd w:val="clear" w:color="auto" w:fill="FFFFFF"/>
        <w:spacing w:before="100" w:beforeAutospacing="1" w:after="100" w:afterAutospacing="1" w:line="240" w:lineRule="auto"/>
        <w:rPr>
          <w:rFonts w:cstheme="minorHAnsi"/>
          <w:color w:val="24292E"/>
          <w:sz w:val="24"/>
          <w:szCs w:val="24"/>
        </w:rPr>
      </w:pPr>
      <w:r>
        <w:rPr>
          <w:rFonts w:cstheme="minorHAnsi"/>
          <w:color w:val="24292E"/>
          <w:sz w:val="24"/>
          <w:szCs w:val="24"/>
        </w:rPr>
        <w:t>Do not create formatted blocks of asterisks around comments.</w:t>
      </w:r>
    </w:p>
    <w:p w14:paraId="479E3AAC" w14:textId="462FF937" w:rsidR="004808BB" w:rsidRPr="00D46A50" w:rsidRDefault="004808BB" w:rsidP="004808BB">
      <w:pPr>
        <w:pStyle w:val="Heading3"/>
        <w:shd w:val="clear" w:color="auto" w:fill="FFFFFF"/>
        <w:spacing w:before="360" w:after="240"/>
        <w:rPr>
          <w:rFonts w:asciiTheme="minorHAnsi" w:hAnsiTheme="minorHAnsi" w:cstheme="minorHAnsi"/>
          <w:b/>
          <w:bCs/>
          <w:color w:val="24292E"/>
          <w:sz w:val="30"/>
          <w:szCs w:val="30"/>
        </w:rPr>
      </w:pPr>
      <w:r w:rsidRPr="00D46A50">
        <w:rPr>
          <w:rFonts w:asciiTheme="minorHAnsi" w:hAnsiTheme="minorHAnsi" w:cstheme="minorHAnsi"/>
          <w:b/>
          <w:bCs/>
          <w:color w:val="24292E"/>
          <w:sz w:val="30"/>
          <w:szCs w:val="30"/>
        </w:rPr>
        <w:t>Whitespace rules</w:t>
      </w:r>
    </w:p>
    <w:p w14:paraId="6B2841CD" w14:textId="2D834B2E" w:rsidR="006A7199" w:rsidRDefault="006A7199" w:rsidP="00BC689B">
      <w:pPr>
        <w:numPr>
          <w:ilvl w:val="0"/>
          <w:numId w:val="41"/>
        </w:numPr>
        <w:shd w:val="clear" w:color="auto" w:fill="FFFFFF"/>
        <w:spacing w:before="100" w:beforeAutospacing="1" w:after="100" w:afterAutospacing="1" w:line="240" w:lineRule="auto"/>
        <w:rPr>
          <w:rFonts w:cstheme="minorHAnsi"/>
          <w:color w:val="24292E"/>
          <w:sz w:val="24"/>
          <w:szCs w:val="24"/>
        </w:rPr>
      </w:pPr>
      <w:r>
        <w:rPr>
          <w:rFonts w:cstheme="minorHAnsi"/>
          <w:color w:val="24292E"/>
          <w:sz w:val="24"/>
          <w:szCs w:val="24"/>
        </w:rPr>
        <w:t>Use the default code editor settings (smart indenting, four-character indents, tabs saved as spaces).</w:t>
      </w:r>
    </w:p>
    <w:p w14:paraId="6301AF73" w14:textId="279DC8AC" w:rsidR="004808BB" w:rsidRDefault="004808BB" w:rsidP="00BC689B">
      <w:pPr>
        <w:numPr>
          <w:ilvl w:val="0"/>
          <w:numId w:val="41"/>
        </w:numPr>
        <w:shd w:val="clear" w:color="auto" w:fill="FFFFFF"/>
        <w:spacing w:before="100" w:beforeAutospacing="1" w:after="100" w:afterAutospacing="1" w:line="240" w:lineRule="auto"/>
        <w:rPr>
          <w:rFonts w:cstheme="minorHAnsi"/>
          <w:color w:val="24292E"/>
          <w:sz w:val="24"/>
          <w:szCs w:val="24"/>
        </w:rPr>
      </w:pPr>
      <w:r w:rsidRPr="00D46A50">
        <w:rPr>
          <w:rFonts w:cstheme="minorHAnsi"/>
          <w:color w:val="24292E"/>
          <w:sz w:val="24"/>
          <w:szCs w:val="24"/>
        </w:rPr>
        <w:t>A maximum of one statement per line.</w:t>
      </w:r>
    </w:p>
    <w:p w14:paraId="22B22763" w14:textId="23F29108" w:rsidR="006A7199" w:rsidRDefault="006A7199" w:rsidP="00BC689B">
      <w:pPr>
        <w:numPr>
          <w:ilvl w:val="0"/>
          <w:numId w:val="41"/>
        </w:numPr>
        <w:shd w:val="clear" w:color="auto" w:fill="FFFFFF"/>
        <w:spacing w:before="100" w:beforeAutospacing="1" w:after="100" w:afterAutospacing="1" w:line="240" w:lineRule="auto"/>
        <w:rPr>
          <w:rFonts w:cstheme="minorHAnsi"/>
          <w:color w:val="24292E"/>
          <w:sz w:val="24"/>
          <w:szCs w:val="24"/>
        </w:rPr>
      </w:pPr>
      <w:r>
        <w:rPr>
          <w:rFonts w:cstheme="minorHAnsi"/>
          <w:color w:val="24292E"/>
          <w:sz w:val="24"/>
          <w:szCs w:val="24"/>
        </w:rPr>
        <w:t>One declaration per line.</w:t>
      </w:r>
    </w:p>
    <w:p w14:paraId="2BB2B6E6" w14:textId="30DD7F40" w:rsidR="006A7199" w:rsidRDefault="006A7199" w:rsidP="00BC689B">
      <w:pPr>
        <w:numPr>
          <w:ilvl w:val="0"/>
          <w:numId w:val="41"/>
        </w:numPr>
        <w:shd w:val="clear" w:color="auto" w:fill="FFFFFF"/>
        <w:spacing w:before="100" w:beforeAutospacing="1" w:after="100" w:afterAutospacing="1" w:line="240" w:lineRule="auto"/>
        <w:rPr>
          <w:rFonts w:cstheme="minorHAnsi"/>
          <w:color w:val="24292E"/>
          <w:sz w:val="24"/>
          <w:szCs w:val="24"/>
        </w:rPr>
      </w:pPr>
      <w:r>
        <w:rPr>
          <w:rFonts w:cstheme="minorHAnsi"/>
          <w:color w:val="24292E"/>
          <w:sz w:val="24"/>
          <w:szCs w:val="24"/>
        </w:rPr>
        <w:t>If continuation lines are not indented automatically, indent them one-tab stop.</w:t>
      </w:r>
    </w:p>
    <w:p w14:paraId="1BA461F2" w14:textId="5A7B6156" w:rsidR="006A7199" w:rsidRDefault="006A7199" w:rsidP="00BC689B">
      <w:pPr>
        <w:numPr>
          <w:ilvl w:val="0"/>
          <w:numId w:val="41"/>
        </w:numPr>
        <w:shd w:val="clear" w:color="auto" w:fill="FFFFFF"/>
        <w:spacing w:before="100" w:beforeAutospacing="1" w:after="100" w:afterAutospacing="1" w:line="240" w:lineRule="auto"/>
        <w:rPr>
          <w:rFonts w:cstheme="minorHAnsi"/>
          <w:color w:val="24292E"/>
          <w:sz w:val="24"/>
          <w:szCs w:val="24"/>
        </w:rPr>
      </w:pPr>
      <w:r>
        <w:rPr>
          <w:rFonts w:cstheme="minorHAnsi"/>
          <w:color w:val="24292E"/>
          <w:sz w:val="24"/>
          <w:szCs w:val="24"/>
        </w:rPr>
        <w:t xml:space="preserve">Add </w:t>
      </w:r>
      <w:r w:rsidR="0009259D">
        <w:rPr>
          <w:rFonts w:cstheme="minorHAnsi"/>
          <w:color w:val="24292E"/>
          <w:sz w:val="24"/>
          <w:szCs w:val="24"/>
        </w:rPr>
        <w:t>at least</w:t>
      </w:r>
      <w:r>
        <w:rPr>
          <w:rFonts w:cstheme="minorHAnsi"/>
          <w:color w:val="24292E"/>
          <w:sz w:val="24"/>
          <w:szCs w:val="24"/>
        </w:rPr>
        <w:t xml:space="preserve"> one blank line </w:t>
      </w:r>
      <w:r w:rsidR="0009259D">
        <w:rPr>
          <w:rFonts w:cstheme="minorHAnsi"/>
          <w:color w:val="24292E"/>
          <w:sz w:val="24"/>
          <w:szCs w:val="24"/>
        </w:rPr>
        <w:t>between method definitions and property definitions.</w:t>
      </w:r>
    </w:p>
    <w:p w14:paraId="73C11287" w14:textId="77777777" w:rsidR="004808BB" w:rsidRPr="00D46A50" w:rsidRDefault="004808BB" w:rsidP="00BC689B">
      <w:pPr>
        <w:numPr>
          <w:ilvl w:val="0"/>
          <w:numId w:val="41"/>
        </w:numPr>
        <w:shd w:val="clear" w:color="auto" w:fill="FFFFFF"/>
        <w:spacing w:before="60" w:after="100" w:afterAutospacing="1" w:line="240" w:lineRule="auto"/>
        <w:rPr>
          <w:rFonts w:cstheme="minorHAnsi"/>
          <w:color w:val="24292E"/>
          <w:sz w:val="24"/>
          <w:szCs w:val="24"/>
        </w:rPr>
      </w:pPr>
      <w:r w:rsidRPr="00D46A50">
        <w:rPr>
          <w:rFonts w:cstheme="minorHAnsi"/>
          <w:color w:val="24292E"/>
          <w:sz w:val="24"/>
          <w:szCs w:val="24"/>
        </w:rPr>
        <w:t>No space between a unary operator and its operand. One space between the operator and each operand of all other operators.</w:t>
      </w:r>
    </w:p>
    <w:p w14:paraId="48B13BB5" w14:textId="77777777" w:rsidR="004808BB" w:rsidRPr="00D54B51" w:rsidRDefault="004808BB" w:rsidP="004808BB">
      <w:pPr>
        <w:pStyle w:val="Heading2"/>
        <w:pBdr>
          <w:bottom w:val="single" w:sz="6" w:space="4" w:color="EAECEF"/>
        </w:pBdr>
        <w:shd w:val="clear" w:color="auto" w:fill="FFFFFF"/>
        <w:spacing w:before="360" w:after="240"/>
        <w:rPr>
          <w:rFonts w:asciiTheme="minorHAnsi" w:hAnsiTheme="minorHAnsi" w:cstheme="minorHAnsi"/>
          <w:b/>
          <w:bCs/>
          <w:color w:val="24292E"/>
          <w:sz w:val="30"/>
          <w:szCs w:val="30"/>
        </w:rPr>
      </w:pPr>
      <w:r w:rsidRPr="00D54B51">
        <w:rPr>
          <w:rFonts w:asciiTheme="minorHAnsi" w:hAnsiTheme="minorHAnsi" w:cstheme="minorHAnsi"/>
          <w:b/>
          <w:bCs/>
          <w:color w:val="24292E"/>
          <w:sz w:val="30"/>
          <w:szCs w:val="30"/>
        </w:rPr>
        <w:t>C# coding guidelines</w:t>
      </w:r>
    </w:p>
    <w:p w14:paraId="524C7687" w14:textId="77777777" w:rsidR="004808BB" w:rsidRPr="00D54B51" w:rsidRDefault="004808BB" w:rsidP="004808BB">
      <w:pPr>
        <w:pStyle w:val="Heading3"/>
        <w:shd w:val="clear" w:color="auto" w:fill="FFFFFF"/>
        <w:spacing w:before="360" w:after="240"/>
        <w:rPr>
          <w:rFonts w:asciiTheme="minorHAnsi" w:hAnsiTheme="minorHAnsi" w:cstheme="minorHAnsi"/>
          <w:b/>
          <w:bCs/>
          <w:color w:val="24292E"/>
          <w:sz w:val="30"/>
          <w:szCs w:val="30"/>
        </w:rPr>
      </w:pPr>
      <w:r w:rsidRPr="00D54B51">
        <w:rPr>
          <w:rFonts w:asciiTheme="minorHAnsi" w:hAnsiTheme="minorHAnsi" w:cstheme="minorHAnsi"/>
          <w:b/>
          <w:bCs/>
          <w:color w:val="24292E"/>
          <w:sz w:val="30"/>
          <w:szCs w:val="30"/>
        </w:rPr>
        <w:t>Constants</w:t>
      </w:r>
    </w:p>
    <w:p w14:paraId="5A6C08D6" w14:textId="77777777" w:rsidR="004808BB" w:rsidRPr="00D54B51" w:rsidRDefault="004808BB" w:rsidP="00BC689B">
      <w:pPr>
        <w:numPr>
          <w:ilvl w:val="0"/>
          <w:numId w:val="42"/>
        </w:numPr>
        <w:shd w:val="clear" w:color="auto" w:fill="FFFFFF"/>
        <w:spacing w:beforeAutospacing="1" w:after="0" w:afterAutospacing="1" w:line="240" w:lineRule="auto"/>
        <w:rPr>
          <w:rFonts w:cstheme="minorHAnsi"/>
          <w:color w:val="24292E"/>
          <w:sz w:val="24"/>
          <w:szCs w:val="24"/>
        </w:rPr>
      </w:pPr>
      <w:r w:rsidRPr="00D54B51">
        <w:rPr>
          <w:rFonts w:cstheme="minorHAnsi"/>
          <w:color w:val="24292E"/>
          <w:sz w:val="24"/>
          <w:szCs w:val="24"/>
        </w:rPr>
        <w:t>Variables and fields that can be made </w:t>
      </w:r>
      <w:r w:rsidRPr="00D54B51">
        <w:rPr>
          <w:rStyle w:val="HTMLCode"/>
          <w:rFonts w:asciiTheme="minorHAnsi" w:eastAsiaTheme="minorHAnsi" w:hAnsiTheme="minorHAnsi" w:cstheme="minorHAnsi"/>
          <w:color w:val="24292E"/>
          <w:sz w:val="24"/>
          <w:szCs w:val="24"/>
        </w:rPr>
        <w:t>const</w:t>
      </w:r>
      <w:r w:rsidRPr="00D54B51">
        <w:rPr>
          <w:rFonts w:cstheme="minorHAnsi"/>
          <w:color w:val="24292E"/>
          <w:sz w:val="24"/>
          <w:szCs w:val="24"/>
        </w:rPr>
        <w:t> should always be made </w:t>
      </w:r>
      <w:r w:rsidRPr="00D54B51">
        <w:rPr>
          <w:rStyle w:val="HTMLCode"/>
          <w:rFonts w:asciiTheme="minorHAnsi" w:eastAsiaTheme="minorHAnsi" w:hAnsiTheme="minorHAnsi" w:cstheme="minorHAnsi"/>
          <w:color w:val="24292E"/>
          <w:sz w:val="24"/>
          <w:szCs w:val="24"/>
        </w:rPr>
        <w:t>const</w:t>
      </w:r>
      <w:r w:rsidRPr="00D54B51">
        <w:rPr>
          <w:rFonts w:cstheme="minorHAnsi"/>
          <w:color w:val="24292E"/>
          <w:sz w:val="24"/>
          <w:szCs w:val="24"/>
        </w:rPr>
        <w:t>.</w:t>
      </w:r>
    </w:p>
    <w:p w14:paraId="5BB9E185" w14:textId="65D22412" w:rsidR="004808BB" w:rsidRPr="008A1BB1" w:rsidRDefault="004808BB" w:rsidP="00BC689B">
      <w:pPr>
        <w:numPr>
          <w:ilvl w:val="0"/>
          <w:numId w:val="42"/>
        </w:numPr>
        <w:shd w:val="clear" w:color="auto" w:fill="FFFFFF"/>
        <w:spacing w:after="0" w:afterAutospacing="1" w:line="240" w:lineRule="auto"/>
        <w:rPr>
          <w:rFonts w:cstheme="minorHAnsi"/>
          <w:color w:val="24292E"/>
          <w:sz w:val="24"/>
          <w:szCs w:val="24"/>
        </w:rPr>
      </w:pPr>
      <w:r w:rsidRPr="00D54B51">
        <w:rPr>
          <w:rFonts w:cstheme="minorHAnsi"/>
          <w:color w:val="24292E"/>
          <w:sz w:val="24"/>
          <w:szCs w:val="24"/>
        </w:rPr>
        <w:t>If </w:t>
      </w:r>
      <w:r w:rsidRPr="00D54B51">
        <w:rPr>
          <w:rStyle w:val="HTMLCode"/>
          <w:rFonts w:asciiTheme="minorHAnsi" w:eastAsiaTheme="minorHAnsi" w:hAnsiTheme="minorHAnsi" w:cstheme="minorHAnsi"/>
          <w:color w:val="24292E"/>
          <w:sz w:val="24"/>
          <w:szCs w:val="24"/>
        </w:rPr>
        <w:t>const</w:t>
      </w:r>
      <w:r w:rsidRPr="00D54B51">
        <w:rPr>
          <w:rFonts w:cstheme="minorHAnsi"/>
          <w:color w:val="24292E"/>
          <w:sz w:val="24"/>
          <w:szCs w:val="24"/>
        </w:rPr>
        <w:t> </w:t>
      </w:r>
      <w:r w:rsidR="00D54B51" w:rsidRPr="00D54B51">
        <w:rPr>
          <w:rFonts w:cstheme="minorHAnsi"/>
          <w:color w:val="24292E"/>
          <w:sz w:val="24"/>
          <w:szCs w:val="24"/>
        </w:rPr>
        <w:t>is not</w:t>
      </w:r>
      <w:r w:rsidRPr="00D54B51">
        <w:rPr>
          <w:rFonts w:cstheme="minorHAnsi"/>
          <w:color w:val="24292E"/>
          <w:sz w:val="24"/>
          <w:szCs w:val="24"/>
        </w:rPr>
        <w:t xml:space="preserve"> possible, </w:t>
      </w:r>
      <w:r w:rsidRPr="00D54B51">
        <w:rPr>
          <w:rStyle w:val="HTMLCode"/>
          <w:rFonts w:asciiTheme="minorHAnsi" w:eastAsiaTheme="minorHAnsi" w:hAnsiTheme="minorHAnsi" w:cstheme="minorHAnsi"/>
          <w:color w:val="24292E"/>
          <w:sz w:val="24"/>
          <w:szCs w:val="24"/>
        </w:rPr>
        <w:t>readonly</w:t>
      </w:r>
      <w:r w:rsidRPr="00D54B51">
        <w:rPr>
          <w:rFonts w:cstheme="minorHAnsi"/>
          <w:color w:val="24292E"/>
          <w:sz w:val="24"/>
          <w:szCs w:val="24"/>
        </w:rPr>
        <w:t> can be a suitable alternative.</w:t>
      </w:r>
    </w:p>
    <w:p w14:paraId="7371FDB4" w14:textId="77777777" w:rsidR="004808BB" w:rsidRPr="008A1BB1" w:rsidRDefault="004808BB" w:rsidP="004808BB">
      <w:pPr>
        <w:pStyle w:val="Heading3"/>
        <w:shd w:val="clear" w:color="auto" w:fill="FFFFFF"/>
        <w:spacing w:before="360" w:after="240"/>
        <w:rPr>
          <w:rFonts w:asciiTheme="minorHAnsi" w:hAnsiTheme="minorHAnsi" w:cstheme="minorHAnsi"/>
          <w:b/>
          <w:bCs/>
          <w:color w:val="24292E"/>
          <w:sz w:val="30"/>
          <w:szCs w:val="30"/>
        </w:rPr>
      </w:pPr>
      <w:r w:rsidRPr="008A1BB1">
        <w:rPr>
          <w:rFonts w:asciiTheme="minorHAnsi" w:hAnsiTheme="minorHAnsi" w:cstheme="minorHAnsi"/>
          <w:b/>
          <w:bCs/>
          <w:color w:val="24292E"/>
          <w:sz w:val="30"/>
          <w:szCs w:val="30"/>
        </w:rPr>
        <w:t>Array vs List</w:t>
      </w:r>
    </w:p>
    <w:p w14:paraId="771ECFB5" w14:textId="77777777" w:rsidR="004808BB" w:rsidRPr="008A1BB1" w:rsidRDefault="004808BB" w:rsidP="00BC689B">
      <w:pPr>
        <w:numPr>
          <w:ilvl w:val="0"/>
          <w:numId w:val="44"/>
        </w:numPr>
        <w:shd w:val="clear" w:color="auto" w:fill="FFFFFF"/>
        <w:spacing w:beforeAutospacing="1" w:after="0" w:afterAutospacing="1" w:line="240" w:lineRule="auto"/>
        <w:rPr>
          <w:rFonts w:cstheme="minorHAnsi"/>
          <w:color w:val="24292E"/>
          <w:sz w:val="24"/>
          <w:szCs w:val="24"/>
        </w:rPr>
      </w:pPr>
      <w:r w:rsidRPr="008A1BB1">
        <w:rPr>
          <w:rFonts w:cstheme="minorHAnsi"/>
          <w:color w:val="24292E"/>
          <w:sz w:val="24"/>
          <w:szCs w:val="24"/>
        </w:rPr>
        <w:t>In general, prefer </w:t>
      </w:r>
      <w:r w:rsidRPr="008A1BB1">
        <w:rPr>
          <w:rStyle w:val="HTMLCode"/>
          <w:rFonts w:asciiTheme="minorHAnsi" w:eastAsiaTheme="minorHAnsi" w:hAnsiTheme="minorHAnsi" w:cstheme="minorHAnsi"/>
          <w:color w:val="24292E"/>
          <w:sz w:val="24"/>
          <w:szCs w:val="24"/>
        </w:rPr>
        <w:t>List&lt;&gt;</w:t>
      </w:r>
      <w:r w:rsidRPr="008A1BB1">
        <w:rPr>
          <w:rFonts w:cstheme="minorHAnsi"/>
          <w:color w:val="24292E"/>
          <w:sz w:val="24"/>
          <w:szCs w:val="24"/>
        </w:rPr>
        <w:t> over arrays for public variables, properties, and return types (keeping in mind the guidance on </w:t>
      </w:r>
      <w:r w:rsidRPr="008A1BB1">
        <w:rPr>
          <w:rStyle w:val="HTMLCode"/>
          <w:rFonts w:asciiTheme="minorHAnsi" w:eastAsiaTheme="minorHAnsi" w:hAnsiTheme="minorHAnsi" w:cstheme="minorHAnsi"/>
          <w:color w:val="24292E"/>
          <w:sz w:val="24"/>
          <w:szCs w:val="24"/>
        </w:rPr>
        <w:t>IList</w:t>
      </w:r>
      <w:r w:rsidRPr="008A1BB1">
        <w:rPr>
          <w:rFonts w:cstheme="minorHAnsi"/>
          <w:color w:val="24292E"/>
          <w:sz w:val="24"/>
          <w:szCs w:val="24"/>
        </w:rPr>
        <w:t> / </w:t>
      </w:r>
      <w:r w:rsidRPr="008A1BB1">
        <w:rPr>
          <w:rStyle w:val="HTMLCode"/>
          <w:rFonts w:asciiTheme="minorHAnsi" w:eastAsiaTheme="minorHAnsi" w:hAnsiTheme="minorHAnsi" w:cstheme="minorHAnsi"/>
          <w:color w:val="24292E"/>
          <w:sz w:val="24"/>
          <w:szCs w:val="24"/>
        </w:rPr>
        <w:t>IEnumerable</w:t>
      </w:r>
      <w:r w:rsidRPr="008A1BB1">
        <w:rPr>
          <w:rFonts w:cstheme="minorHAnsi"/>
          <w:color w:val="24292E"/>
          <w:sz w:val="24"/>
          <w:szCs w:val="24"/>
        </w:rPr>
        <w:t> / </w:t>
      </w:r>
      <w:r w:rsidRPr="008A1BB1">
        <w:rPr>
          <w:rStyle w:val="HTMLCode"/>
          <w:rFonts w:asciiTheme="minorHAnsi" w:eastAsiaTheme="minorHAnsi" w:hAnsiTheme="minorHAnsi" w:cstheme="minorHAnsi"/>
          <w:color w:val="24292E"/>
          <w:sz w:val="24"/>
          <w:szCs w:val="24"/>
        </w:rPr>
        <w:t>IReadOnlyList</w:t>
      </w:r>
      <w:r w:rsidRPr="008A1BB1">
        <w:rPr>
          <w:rFonts w:cstheme="minorHAnsi"/>
          <w:color w:val="24292E"/>
          <w:sz w:val="24"/>
          <w:szCs w:val="24"/>
        </w:rPr>
        <w:t> above).</w:t>
      </w:r>
    </w:p>
    <w:p w14:paraId="7413538E" w14:textId="77777777" w:rsidR="004808BB" w:rsidRPr="008A1BB1" w:rsidRDefault="004808BB" w:rsidP="00BC689B">
      <w:pPr>
        <w:numPr>
          <w:ilvl w:val="0"/>
          <w:numId w:val="44"/>
        </w:numPr>
        <w:shd w:val="clear" w:color="auto" w:fill="FFFFFF"/>
        <w:spacing w:after="0" w:afterAutospacing="1" w:line="240" w:lineRule="auto"/>
        <w:rPr>
          <w:rFonts w:cstheme="minorHAnsi"/>
          <w:color w:val="24292E"/>
          <w:sz w:val="24"/>
          <w:szCs w:val="24"/>
        </w:rPr>
      </w:pPr>
      <w:r w:rsidRPr="008A1BB1">
        <w:rPr>
          <w:rFonts w:cstheme="minorHAnsi"/>
          <w:color w:val="24292E"/>
          <w:sz w:val="24"/>
          <w:szCs w:val="24"/>
        </w:rPr>
        <w:t>Prefer </w:t>
      </w:r>
      <w:r w:rsidRPr="008A1BB1">
        <w:rPr>
          <w:rStyle w:val="HTMLCode"/>
          <w:rFonts w:asciiTheme="minorHAnsi" w:eastAsiaTheme="minorHAnsi" w:hAnsiTheme="minorHAnsi" w:cstheme="minorHAnsi"/>
          <w:color w:val="24292E"/>
          <w:sz w:val="24"/>
          <w:szCs w:val="24"/>
        </w:rPr>
        <w:t>List&lt;&gt;</w:t>
      </w:r>
      <w:r w:rsidRPr="008A1BB1">
        <w:rPr>
          <w:rFonts w:cstheme="minorHAnsi"/>
          <w:color w:val="24292E"/>
          <w:sz w:val="24"/>
          <w:szCs w:val="24"/>
        </w:rPr>
        <w:t> when the size of the container can change.</w:t>
      </w:r>
    </w:p>
    <w:p w14:paraId="247951B8" w14:textId="77777777" w:rsidR="004808BB" w:rsidRPr="008A1BB1" w:rsidRDefault="004808BB" w:rsidP="00BC689B">
      <w:pPr>
        <w:numPr>
          <w:ilvl w:val="0"/>
          <w:numId w:val="44"/>
        </w:numPr>
        <w:shd w:val="clear" w:color="auto" w:fill="FFFFFF"/>
        <w:spacing w:before="60" w:after="100" w:afterAutospacing="1" w:line="240" w:lineRule="auto"/>
        <w:rPr>
          <w:rFonts w:cstheme="minorHAnsi"/>
          <w:color w:val="24292E"/>
          <w:sz w:val="24"/>
          <w:szCs w:val="24"/>
        </w:rPr>
      </w:pPr>
      <w:r w:rsidRPr="008A1BB1">
        <w:rPr>
          <w:rFonts w:cstheme="minorHAnsi"/>
          <w:color w:val="24292E"/>
          <w:sz w:val="24"/>
          <w:szCs w:val="24"/>
        </w:rPr>
        <w:t>Prefer arrays when the size of the container is fixed and known at construction time.</w:t>
      </w:r>
    </w:p>
    <w:p w14:paraId="5D40BF4E" w14:textId="77777777" w:rsidR="004808BB" w:rsidRPr="008A1BB1" w:rsidRDefault="004808BB" w:rsidP="00BC689B">
      <w:pPr>
        <w:numPr>
          <w:ilvl w:val="0"/>
          <w:numId w:val="44"/>
        </w:numPr>
        <w:shd w:val="clear" w:color="auto" w:fill="FFFFFF"/>
        <w:spacing w:before="60" w:after="100" w:afterAutospacing="1" w:line="240" w:lineRule="auto"/>
        <w:rPr>
          <w:rFonts w:cstheme="minorHAnsi"/>
          <w:color w:val="24292E"/>
          <w:sz w:val="24"/>
          <w:szCs w:val="24"/>
        </w:rPr>
      </w:pPr>
      <w:r w:rsidRPr="008A1BB1">
        <w:rPr>
          <w:rFonts w:cstheme="minorHAnsi"/>
          <w:color w:val="24292E"/>
          <w:sz w:val="24"/>
          <w:szCs w:val="24"/>
        </w:rPr>
        <w:t>Prefer array for multidimensional arrays.</w:t>
      </w:r>
    </w:p>
    <w:p w14:paraId="17F80DC6" w14:textId="77777777" w:rsidR="004808BB" w:rsidRPr="008A1BB1" w:rsidRDefault="004808BB" w:rsidP="00BC689B">
      <w:pPr>
        <w:numPr>
          <w:ilvl w:val="0"/>
          <w:numId w:val="44"/>
        </w:numPr>
        <w:shd w:val="clear" w:color="auto" w:fill="FFFFFF"/>
        <w:spacing w:before="60" w:after="100" w:afterAutospacing="1" w:line="240" w:lineRule="auto"/>
        <w:rPr>
          <w:rFonts w:cstheme="minorHAnsi"/>
          <w:color w:val="24292E"/>
          <w:sz w:val="24"/>
          <w:szCs w:val="24"/>
        </w:rPr>
      </w:pPr>
      <w:r w:rsidRPr="008A1BB1">
        <w:rPr>
          <w:rFonts w:cstheme="minorHAnsi"/>
          <w:color w:val="24292E"/>
          <w:sz w:val="24"/>
          <w:szCs w:val="24"/>
        </w:rPr>
        <w:lastRenderedPageBreak/>
        <w:t>Note:</w:t>
      </w:r>
    </w:p>
    <w:p w14:paraId="68D0ECA4" w14:textId="150E87F2" w:rsidR="004808BB" w:rsidRPr="008A1BB1" w:rsidRDefault="004808BB" w:rsidP="00BC689B">
      <w:pPr>
        <w:numPr>
          <w:ilvl w:val="1"/>
          <w:numId w:val="44"/>
        </w:numPr>
        <w:shd w:val="clear" w:color="auto" w:fill="FFFFFF"/>
        <w:spacing w:beforeAutospacing="1" w:after="0" w:afterAutospacing="1" w:line="240" w:lineRule="auto"/>
        <w:rPr>
          <w:rFonts w:cstheme="minorHAnsi"/>
          <w:color w:val="24292E"/>
          <w:sz w:val="24"/>
          <w:szCs w:val="24"/>
        </w:rPr>
      </w:pPr>
      <w:r w:rsidRPr="008A1BB1">
        <w:rPr>
          <w:rFonts w:cstheme="minorHAnsi"/>
          <w:color w:val="24292E"/>
          <w:sz w:val="24"/>
          <w:szCs w:val="24"/>
        </w:rPr>
        <w:t>array and </w:t>
      </w:r>
      <w:r w:rsidRPr="008A1BB1">
        <w:rPr>
          <w:rStyle w:val="HTMLCode"/>
          <w:rFonts w:asciiTheme="minorHAnsi" w:eastAsiaTheme="minorHAnsi" w:hAnsiTheme="minorHAnsi" w:cstheme="minorHAnsi"/>
          <w:color w:val="24292E"/>
          <w:sz w:val="24"/>
          <w:szCs w:val="24"/>
        </w:rPr>
        <w:t>List&lt;&gt;</w:t>
      </w:r>
      <w:r w:rsidRPr="008A1BB1">
        <w:rPr>
          <w:rFonts w:cstheme="minorHAnsi"/>
          <w:color w:val="24292E"/>
          <w:sz w:val="24"/>
          <w:szCs w:val="24"/>
        </w:rPr>
        <w:t> both represent linear, contiguous containers.</w:t>
      </w:r>
    </w:p>
    <w:p w14:paraId="32134DAF" w14:textId="749E7F01" w:rsidR="004808BB" w:rsidRPr="008A1BB1" w:rsidRDefault="004808BB" w:rsidP="00BC689B">
      <w:pPr>
        <w:numPr>
          <w:ilvl w:val="1"/>
          <w:numId w:val="44"/>
        </w:numPr>
        <w:shd w:val="clear" w:color="auto" w:fill="FFFFFF"/>
        <w:spacing w:after="0" w:afterAutospacing="1" w:line="240" w:lineRule="auto"/>
        <w:rPr>
          <w:rFonts w:cstheme="minorHAnsi"/>
          <w:color w:val="24292E"/>
          <w:sz w:val="24"/>
          <w:szCs w:val="24"/>
        </w:rPr>
      </w:pPr>
      <w:r w:rsidRPr="008A1BB1">
        <w:rPr>
          <w:rFonts w:cstheme="minorHAnsi"/>
          <w:color w:val="24292E"/>
          <w:sz w:val="24"/>
          <w:szCs w:val="24"/>
        </w:rPr>
        <w:t xml:space="preserve">In some </w:t>
      </w:r>
      <w:r w:rsidR="008A1BB1" w:rsidRPr="008A1BB1">
        <w:rPr>
          <w:rFonts w:cstheme="minorHAnsi"/>
          <w:color w:val="24292E"/>
          <w:sz w:val="24"/>
          <w:szCs w:val="24"/>
        </w:rPr>
        <w:t>cases,</w:t>
      </w:r>
      <w:r w:rsidRPr="008A1BB1">
        <w:rPr>
          <w:rFonts w:cstheme="minorHAnsi"/>
          <w:color w:val="24292E"/>
          <w:sz w:val="24"/>
          <w:szCs w:val="24"/>
        </w:rPr>
        <w:t xml:space="preserve"> arrays are more performant, but in general </w:t>
      </w:r>
      <w:r w:rsidRPr="008A1BB1">
        <w:rPr>
          <w:rStyle w:val="HTMLCode"/>
          <w:rFonts w:asciiTheme="minorHAnsi" w:eastAsiaTheme="minorHAnsi" w:hAnsiTheme="minorHAnsi" w:cstheme="minorHAnsi"/>
          <w:color w:val="24292E"/>
          <w:sz w:val="24"/>
          <w:szCs w:val="24"/>
        </w:rPr>
        <w:t>List&lt;&gt;</w:t>
      </w:r>
      <w:r w:rsidRPr="008A1BB1">
        <w:rPr>
          <w:rFonts w:cstheme="minorHAnsi"/>
          <w:color w:val="24292E"/>
          <w:sz w:val="24"/>
          <w:szCs w:val="24"/>
        </w:rPr>
        <w:t> is more flexible.</w:t>
      </w:r>
    </w:p>
    <w:p w14:paraId="299800F3" w14:textId="77777777" w:rsidR="004808BB" w:rsidRPr="004D5151" w:rsidRDefault="004808BB" w:rsidP="004808BB">
      <w:pPr>
        <w:pStyle w:val="Heading3"/>
        <w:shd w:val="clear" w:color="auto" w:fill="FFFFFF"/>
        <w:spacing w:before="360" w:after="240"/>
        <w:rPr>
          <w:rFonts w:asciiTheme="minorHAnsi" w:hAnsiTheme="minorHAnsi" w:cstheme="minorHAnsi"/>
          <w:b/>
          <w:bCs/>
          <w:color w:val="24292E"/>
          <w:sz w:val="30"/>
          <w:szCs w:val="30"/>
        </w:rPr>
      </w:pPr>
      <w:r w:rsidRPr="004D5151">
        <w:rPr>
          <w:rFonts w:asciiTheme="minorHAnsi" w:hAnsiTheme="minorHAnsi" w:cstheme="minorHAnsi"/>
          <w:b/>
          <w:bCs/>
          <w:color w:val="24292E"/>
          <w:sz w:val="30"/>
          <w:szCs w:val="30"/>
        </w:rPr>
        <w:t>Folders and file locations</w:t>
      </w:r>
    </w:p>
    <w:p w14:paraId="476943F7" w14:textId="77777777" w:rsidR="004808BB" w:rsidRPr="004D5151" w:rsidRDefault="004808BB" w:rsidP="00BC689B">
      <w:pPr>
        <w:numPr>
          <w:ilvl w:val="0"/>
          <w:numId w:val="45"/>
        </w:numPr>
        <w:shd w:val="clear" w:color="auto" w:fill="FFFFFF"/>
        <w:spacing w:before="100" w:beforeAutospacing="1" w:after="100" w:afterAutospacing="1" w:line="240" w:lineRule="auto"/>
        <w:rPr>
          <w:rFonts w:cstheme="minorHAnsi"/>
          <w:color w:val="24292E"/>
          <w:sz w:val="24"/>
          <w:szCs w:val="24"/>
        </w:rPr>
      </w:pPr>
      <w:r w:rsidRPr="004D5151">
        <w:rPr>
          <w:rFonts w:cstheme="minorHAnsi"/>
          <w:color w:val="24292E"/>
          <w:sz w:val="24"/>
          <w:szCs w:val="24"/>
        </w:rPr>
        <w:t>Be consistent with the project.</w:t>
      </w:r>
    </w:p>
    <w:p w14:paraId="2C6144D5" w14:textId="77777777" w:rsidR="004808BB" w:rsidRPr="004D5151" w:rsidRDefault="004808BB" w:rsidP="00BC689B">
      <w:pPr>
        <w:numPr>
          <w:ilvl w:val="0"/>
          <w:numId w:val="45"/>
        </w:numPr>
        <w:shd w:val="clear" w:color="auto" w:fill="FFFFFF"/>
        <w:spacing w:before="60" w:after="100" w:afterAutospacing="1" w:line="240" w:lineRule="auto"/>
        <w:rPr>
          <w:rFonts w:cstheme="minorHAnsi"/>
          <w:color w:val="24292E"/>
          <w:sz w:val="24"/>
          <w:szCs w:val="24"/>
        </w:rPr>
      </w:pPr>
      <w:r w:rsidRPr="004D5151">
        <w:rPr>
          <w:rFonts w:cstheme="minorHAnsi"/>
          <w:color w:val="24292E"/>
          <w:sz w:val="24"/>
          <w:szCs w:val="24"/>
        </w:rPr>
        <w:t>Prefer a flat structure where possible.</w:t>
      </w:r>
    </w:p>
    <w:p w14:paraId="1D2B4E74" w14:textId="77777777" w:rsidR="004808BB" w:rsidRPr="004D5151" w:rsidRDefault="004808BB" w:rsidP="004808BB">
      <w:pPr>
        <w:pStyle w:val="Heading3"/>
        <w:shd w:val="clear" w:color="auto" w:fill="FFFFFF"/>
        <w:spacing w:before="0"/>
        <w:rPr>
          <w:rFonts w:asciiTheme="minorHAnsi" w:hAnsiTheme="minorHAnsi" w:cstheme="minorHAnsi"/>
          <w:b/>
          <w:bCs/>
          <w:color w:val="24292E"/>
          <w:sz w:val="30"/>
          <w:szCs w:val="30"/>
        </w:rPr>
      </w:pPr>
      <w:r w:rsidRPr="004D5151">
        <w:rPr>
          <w:rFonts w:asciiTheme="minorHAnsi" w:hAnsiTheme="minorHAnsi" w:cstheme="minorHAnsi"/>
          <w:b/>
          <w:bCs/>
          <w:color w:val="24292E"/>
          <w:sz w:val="30"/>
          <w:szCs w:val="30"/>
        </w:rPr>
        <w:t>String interpolation vs </w:t>
      </w:r>
      <w:r w:rsidRPr="004D5151">
        <w:rPr>
          <w:rStyle w:val="HTMLCode"/>
          <w:rFonts w:asciiTheme="minorHAnsi" w:eastAsiaTheme="majorEastAsia" w:hAnsiTheme="minorHAnsi" w:cstheme="minorHAnsi"/>
          <w:b/>
          <w:bCs/>
          <w:color w:val="24292E"/>
          <w:sz w:val="30"/>
          <w:szCs w:val="30"/>
        </w:rPr>
        <w:t>String.Format()</w:t>
      </w:r>
      <w:r w:rsidRPr="004D5151">
        <w:rPr>
          <w:rFonts w:asciiTheme="minorHAnsi" w:hAnsiTheme="minorHAnsi" w:cstheme="minorHAnsi"/>
          <w:b/>
          <w:bCs/>
          <w:color w:val="24292E"/>
          <w:sz w:val="30"/>
          <w:szCs w:val="30"/>
        </w:rPr>
        <w:t> vs </w:t>
      </w:r>
      <w:r w:rsidRPr="004D5151">
        <w:rPr>
          <w:rStyle w:val="HTMLCode"/>
          <w:rFonts w:asciiTheme="minorHAnsi" w:eastAsiaTheme="majorEastAsia" w:hAnsiTheme="minorHAnsi" w:cstheme="minorHAnsi"/>
          <w:b/>
          <w:bCs/>
          <w:color w:val="24292E"/>
          <w:sz w:val="30"/>
          <w:szCs w:val="30"/>
        </w:rPr>
        <w:t>String.Concat</w:t>
      </w:r>
      <w:r w:rsidRPr="004D5151">
        <w:rPr>
          <w:rFonts w:asciiTheme="minorHAnsi" w:hAnsiTheme="minorHAnsi" w:cstheme="minorHAnsi"/>
          <w:b/>
          <w:bCs/>
          <w:color w:val="24292E"/>
          <w:sz w:val="30"/>
          <w:szCs w:val="30"/>
        </w:rPr>
        <w:t> vs </w:t>
      </w:r>
      <w:r w:rsidRPr="004D5151">
        <w:rPr>
          <w:rStyle w:val="HTMLCode"/>
          <w:rFonts w:asciiTheme="minorHAnsi" w:eastAsiaTheme="majorEastAsia" w:hAnsiTheme="minorHAnsi" w:cstheme="minorHAnsi"/>
          <w:b/>
          <w:bCs/>
          <w:color w:val="24292E"/>
          <w:sz w:val="30"/>
          <w:szCs w:val="30"/>
        </w:rPr>
        <w:t>operator+</w:t>
      </w:r>
    </w:p>
    <w:p w14:paraId="216D870B" w14:textId="77777777" w:rsidR="004808BB" w:rsidRPr="004D5151" w:rsidRDefault="004808BB" w:rsidP="00BC689B">
      <w:pPr>
        <w:numPr>
          <w:ilvl w:val="0"/>
          <w:numId w:val="46"/>
        </w:numPr>
        <w:shd w:val="clear" w:color="auto" w:fill="FFFFFF"/>
        <w:spacing w:before="100" w:beforeAutospacing="1" w:after="100" w:afterAutospacing="1" w:line="240" w:lineRule="auto"/>
        <w:rPr>
          <w:rFonts w:cstheme="minorHAnsi"/>
          <w:color w:val="24292E"/>
          <w:sz w:val="24"/>
          <w:szCs w:val="24"/>
        </w:rPr>
      </w:pPr>
      <w:r w:rsidRPr="004D5151">
        <w:rPr>
          <w:rFonts w:cstheme="minorHAnsi"/>
          <w:color w:val="24292E"/>
          <w:sz w:val="24"/>
          <w:szCs w:val="24"/>
        </w:rPr>
        <w:t>In general, use whatever is easiest to read, particularly for logging and assert messages.</w:t>
      </w:r>
    </w:p>
    <w:p w14:paraId="01E26EBE" w14:textId="77777777" w:rsidR="004808BB" w:rsidRPr="004D5151" w:rsidRDefault="004808BB" w:rsidP="00BC689B">
      <w:pPr>
        <w:numPr>
          <w:ilvl w:val="0"/>
          <w:numId w:val="46"/>
        </w:numPr>
        <w:shd w:val="clear" w:color="auto" w:fill="FFFFFF"/>
        <w:spacing w:after="0" w:afterAutospacing="1" w:line="240" w:lineRule="auto"/>
        <w:rPr>
          <w:rFonts w:cstheme="minorHAnsi"/>
          <w:color w:val="24292E"/>
          <w:sz w:val="24"/>
          <w:szCs w:val="24"/>
        </w:rPr>
      </w:pPr>
      <w:r w:rsidRPr="004D5151">
        <w:rPr>
          <w:rFonts w:cstheme="minorHAnsi"/>
          <w:color w:val="24292E"/>
          <w:sz w:val="24"/>
          <w:szCs w:val="24"/>
        </w:rPr>
        <w:t>Be aware that chained </w:t>
      </w:r>
      <w:r w:rsidRPr="004D5151">
        <w:rPr>
          <w:rStyle w:val="HTMLCode"/>
          <w:rFonts w:asciiTheme="minorHAnsi" w:eastAsiaTheme="minorHAnsi" w:hAnsiTheme="minorHAnsi" w:cstheme="minorHAnsi"/>
          <w:color w:val="24292E"/>
          <w:sz w:val="24"/>
          <w:szCs w:val="24"/>
        </w:rPr>
        <w:t>operator+</w:t>
      </w:r>
      <w:r w:rsidRPr="004D5151">
        <w:rPr>
          <w:rFonts w:cstheme="minorHAnsi"/>
          <w:color w:val="24292E"/>
          <w:sz w:val="24"/>
          <w:szCs w:val="24"/>
        </w:rPr>
        <w:t> concatenations will be slower and cause significant memory churn.</w:t>
      </w:r>
    </w:p>
    <w:p w14:paraId="66BF15E9" w14:textId="77777777" w:rsidR="004808BB" w:rsidRPr="004D5151" w:rsidRDefault="004808BB" w:rsidP="00BC689B">
      <w:pPr>
        <w:numPr>
          <w:ilvl w:val="0"/>
          <w:numId w:val="46"/>
        </w:numPr>
        <w:shd w:val="clear" w:color="auto" w:fill="FFFFFF"/>
        <w:spacing w:after="0" w:afterAutospacing="1" w:line="240" w:lineRule="auto"/>
        <w:rPr>
          <w:rFonts w:cstheme="minorHAnsi"/>
          <w:color w:val="24292E"/>
          <w:sz w:val="24"/>
          <w:szCs w:val="24"/>
        </w:rPr>
      </w:pPr>
      <w:r w:rsidRPr="004D5151">
        <w:rPr>
          <w:rFonts w:cstheme="minorHAnsi"/>
          <w:color w:val="24292E"/>
          <w:sz w:val="24"/>
          <w:szCs w:val="24"/>
        </w:rPr>
        <w:t>If performance is a concern, </w:t>
      </w:r>
      <w:r w:rsidRPr="004D5151">
        <w:rPr>
          <w:rStyle w:val="HTMLCode"/>
          <w:rFonts w:asciiTheme="minorHAnsi" w:eastAsiaTheme="minorHAnsi" w:hAnsiTheme="minorHAnsi" w:cstheme="minorHAnsi"/>
          <w:color w:val="24292E"/>
          <w:sz w:val="24"/>
          <w:szCs w:val="24"/>
        </w:rPr>
        <w:t>StringBuilder</w:t>
      </w:r>
      <w:r w:rsidRPr="004D5151">
        <w:rPr>
          <w:rFonts w:cstheme="minorHAnsi"/>
          <w:color w:val="24292E"/>
          <w:sz w:val="24"/>
          <w:szCs w:val="24"/>
        </w:rPr>
        <w:t> will be faster for multiple string concatenations.</w:t>
      </w:r>
    </w:p>
    <w:p w14:paraId="4BB86FE7" w14:textId="2B1B9D98" w:rsidR="004808BB" w:rsidRDefault="004D5151" w:rsidP="004808BB">
      <w:pPr>
        <w:pStyle w:val="Heading3"/>
        <w:shd w:val="clear" w:color="auto" w:fill="FFFFFF"/>
        <w:spacing w:before="0"/>
        <w:rPr>
          <w:rStyle w:val="HTMLCode"/>
          <w:rFonts w:asciiTheme="minorHAnsi" w:eastAsiaTheme="majorEastAsia" w:hAnsiTheme="minorHAnsi" w:cstheme="minorHAnsi"/>
          <w:b/>
          <w:bCs/>
          <w:color w:val="24292E"/>
          <w:sz w:val="30"/>
          <w:szCs w:val="30"/>
        </w:rPr>
      </w:pPr>
      <w:r w:rsidRPr="004D5151">
        <w:rPr>
          <w:rStyle w:val="HTMLCode"/>
          <w:rFonts w:asciiTheme="minorHAnsi" w:eastAsiaTheme="majorEastAsia" w:hAnsiTheme="minorHAnsi" w:cstheme="minorHAnsi"/>
          <w:b/>
          <w:bCs/>
          <w:color w:val="24292E"/>
          <w:sz w:val="30"/>
          <w:szCs w:val="30"/>
        </w:rPr>
        <w:t>try-catch and Using Statements in Exception Handling</w:t>
      </w:r>
    </w:p>
    <w:p w14:paraId="5D799C45" w14:textId="77777777" w:rsidR="00A23568" w:rsidRPr="00A23568" w:rsidRDefault="00A23568" w:rsidP="00A23568"/>
    <w:p w14:paraId="5E249FB7" w14:textId="4145EAA6" w:rsidR="004808BB" w:rsidRPr="004D5151" w:rsidRDefault="004D5151" w:rsidP="00BC689B">
      <w:pPr>
        <w:numPr>
          <w:ilvl w:val="0"/>
          <w:numId w:val="47"/>
        </w:numPr>
        <w:shd w:val="clear" w:color="auto" w:fill="FFFFFF"/>
        <w:spacing w:after="0" w:afterAutospacing="1" w:line="240" w:lineRule="auto"/>
        <w:rPr>
          <w:rFonts w:cstheme="minorHAnsi"/>
          <w:color w:val="24292E"/>
          <w:sz w:val="24"/>
          <w:szCs w:val="24"/>
        </w:rPr>
      </w:pPr>
      <w:r w:rsidRPr="004D5151">
        <w:rPr>
          <w:rFonts w:cstheme="minorHAnsi"/>
          <w:color w:val="24292E"/>
          <w:sz w:val="24"/>
          <w:szCs w:val="24"/>
        </w:rPr>
        <w:t>Use a try-catch statement for most exception handling.</w:t>
      </w:r>
    </w:p>
    <w:p w14:paraId="3247C0A4" w14:textId="568F8CEF" w:rsidR="004D5151" w:rsidRPr="00BA5DDB" w:rsidRDefault="004D5151" w:rsidP="00BC689B">
      <w:pPr>
        <w:numPr>
          <w:ilvl w:val="0"/>
          <w:numId w:val="47"/>
        </w:numPr>
        <w:shd w:val="clear" w:color="auto" w:fill="FFFFFF"/>
        <w:spacing w:after="0" w:afterAutospacing="1" w:line="240" w:lineRule="auto"/>
        <w:rPr>
          <w:rFonts w:cstheme="minorHAnsi"/>
          <w:color w:val="24292E"/>
          <w:sz w:val="24"/>
          <w:szCs w:val="24"/>
        </w:rPr>
      </w:pPr>
      <w:r w:rsidRPr="004D5151">
        <w:rPr>
          <w:rFonts w:cstheme="minorHAnsi"/>
          <w:color w:val="171717"/>
          <w:sz w:val="24"/>
          <w:szCs w:val="24"/>
          <w:shd w:val="clear" w:color="auto" w:fill="FFFFFF"/>
        </w:rPr>
        <w:t>Simplify your code by using the C# </w:t>
      </w:r>
      <w:r w:rsidRPr="004D5151">
        <w:rPr>
          <w:rFonts w:cstheme="minorHAnsi"/>
          <w:sz w:val="24"/>
          <w:szCs w:val="24"/>
          <w:shd w:val="clear" w:color="auto" w:fill="FFFFFF"/>
        </w:rPr>
        <w:t>using statement</w:t>
      </w:r>
      <w:r w:rsidRPr="004D5151">
        <w:rPr>
          <w:rFonts w:cstheme="minorHAnsi"/>
          <w:color w:val="171717"/>
          <w:sz w:val="24"/>
          <w:szCs w:val="24"/>
          <w:shd w:val="clear" w:color="auto" w:fill="FFFFFF"/>
        </w:rPr>
        <w:t>. If you have a </w:t>
      </w:r>
      <w:r w:rsidRPr="004D5151">
        <w:rPr>
          <w:rFonts w:cstheme="minorHAnsi"/>
          <w:sz w:val="24"/>
          <w:szCs w:val="24"/>
          <w:shd w:val="clear" w:color="auto" w:fill="FFFFFF"/>
        </w:rPr>
        <w:t>try-finally</w:t>
      </w:r>
      <w:r w:rsidRPr="004D5151">
        <w:rPr>
          <w:rFonts w:cstheme="minorHAnsi"/>
          <w:color w:val="171717"/>
          <w:sz w:val="24"/>
          <w:szCs w:val="24"/>
          <w:shd w:val="clear" w:color="auto" w:fill="FFFFFF"/>
        </w:rPr>
        <w:t> statement in which the only code in the </w:t>
      </w:r>
      <w:r w:rsidRPr="004D5151">
        <w:rPr>
          <w:rStyle w:val="HTMLCode"/>
          <w:rFonts w:asciiTheme="minorHAnsi" w:eastAsiaTheme="minorHAnsi" w:hAnsiTheme="minorHAnsi" w:cstheme="minorHAnsi"/>
          <w:color w:val="171717"/>
          <w:sz w:val="24"/>
          <w:szCs w:val="24"/>
        </w:rPr>
        <w:t>finally</w:t>
      </w:r>
      <w:r w:rsidRPr="004D5151">
        <w:rPr>
          <w:rFonts w:cstheme="minorHAnsi"/>
          <w:color w:val="171717"/>
          <w:sz w:val="24"/>
          <w:szCs w:val="24"/>
          <w:shd w:val="clear" w:color="auto" w:fill="FFFFFF"/>
        </w:rPr>
        <w:t> block is a call to the </w:t>
      </w:r>
      <w:r w:rsidRPr="004D5151">
        <w:rPr>
          <w:rFonts w:cstheme="minorHAnsi"/>
          <w:sz w:val="24"/>
          <w:szCs w:val="24"/>
          <w:shd w:val="clear" w:color="auto" w:fill="FFFFFF"/>
        </w:rPr>
        <w:t>Dispose</w:t>
      </w:r>
      <w:r w:rsidRPr="004D5151">
        <w:rPr>
          <w:rFonts w:cstheme="minorHAnsi"/>
          <w:color w:val="171717"/>
          <w:sz w:val="24"/>
          <w:szCs w:val="24"/>
          <w:shd w:val="clear" w:color="auto" w:fill="FFFFFF"/>
        </w:rPr>
        <w:t> method, use a </w:t>
      </w:r>
      <w:r w:rsidRPr="004D5151">
        <w:rPr>
          <w:rStyle w:val="HTMLCode"/>
          <w:rFonts w:asciiTheme="minorHAnsi" w:eastAsiaTheme="minorHAnsi" w:hAnsiTheme="minorHAnsi" w:cstheme="minorHAnsi"/>
          <w:color w:val="171717"/>
          <w:sz w:val="24"/>
          <w:szCs w:val="24"/>
        </w:rPr>
        <w:t>using</w:t>
      </w:r>
      <w:r w:rsidRPr="004D5151">
        <w:rPr>
          <w:rFonts w:cstheme="minorHAnsi"/>
          <w:color w:val="171717"/>
          <w:sz w:val="24"/>
          <w:szCs w:val="24"/>
          <w:shd w:val="clear" w:color="auto" w:fill="FFFFFF"/>
        </w:rPr>
        <w:t> statement instead.</w:t>
      </w:r>
    </w:p>
    <w:p w14:paraId="5C1E8BAF" w14:textId="6772E0E5" w:rsidR="00BA5DDB" w:rsidRPr="00976730" w:rsidRDefault="00D72F92" w:rsidP="00D72F92">
      <w:pPr>
        <w:shd w:val="clear" w:color="auto" w:fill="FFFFFF"/>
        <w:spacing w:after="0" w:afterAutospacing="1" w:line="240" w:lineRule="auto"/>
        <w:ind w:left="360"/>
        <w:rPr>
          <w:rFonts w:cstheme="minorHAnsi"/>
          <w:b/>
          <w:bCs/>
          <w:color w:val="171717"/>
          <w:sz w:val="24"/>
          <w:szCs w:val="24"/>
          <w:shd w:val="clear" w:color="auto" w:fill="FFFFFF"/>
        </w:rPr>
      </w:pPr>
      <w:r w:rsidRPr="00976730">
        <w:rPr>
          <w:rFonts w:cstheme="minorHAnsi"/>
          <w:b/>
          <w:bCs/>
          <w:color w:val="171717"/>
          <w:sz w:val="24"/>
          <w:szCs w:val="24"/>
          <w:shd w:val="clear" w:color="auto" w:fill="FFFFFF"/>
        </w:rPr>
        <w:t>Example:</w:t>
      </w:r>
    </w:p>
    <w:p w14:paraId="361EFD97"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008000"/>
          <w:sz w:val="21"/>
          <w:szCs w:val="21"/>
          <w:shd w:val="clear" w:color="auto" w:fill="FAFAFA"/>
          <w:lang w:eastAsia="en-IN"/>
        </w:rPr>
        <w:t>// This try-finally statement only calls Dispose in the finally block.</w:t>
      </w:r>
    </w:p>
    <w:p w14:paraId="5DF366B1"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 xml:space="preserve">Font font1 = </w:t>
      </w:r>
      <w:r w:rsidRPr="00D72F92">
        <w:rPr>
          <w:rFonts w:ascii="Consolas" w:eastAsia="Times New Roman" w:hAnsi="Consolas" w:cs="Times New Roman"/>
          <w:color w:val="0101FD"/>
          <w:sz w:val="21"/>
          <w:szCs w:val="21"/>
          <w:shd w:val="clear" w:color="auto" w:fill="FAFAFA"/>
          <w:lang w:eastAsia="en-IN"/>
        </w:rPr>
        <w:t>new</w:t>
      </w:r>
      <w:r w:rsidRPr="00D72F92">
        <w:rPr>
          <w:rFonts w:ascii="Consolas" w:eastAsia="Times New Roman" w:hAnsi="Consolas" w:cs="Times New Roman"/>
          <w:color w:val="171717"/>
          <w:sz w:val="21"/>
          <w:szCs w:val="21"/>
          <w:shd w:val="clear" w:color="auto" w:fill="FAFAFA"/>
          <w:lang w:eastAsia="en-IN"/>
        </w:rPr>
        <w:t xml:space="preserve"> Font(</w:t>
      </w:r>
      <w:r w:rsidRPr="00D72F92">
        <w:rPr>
          <w:rFonts w:ascii="Consolas" w:eastAsia="Times New Roman" w:hAnsi="Consolas" w:cs="Times New Roman"/>
          <w:color w:val="A31515"/>
          <w:sz w:val="21"/>
          <w:szCs w:val="21"/>
          <w:shd w:val="clear" w:color="auto" w:fill="FAFAFA"/>
          <w:lang w:eastAsia="en-IN"/>
        </w:rPr>
        <w:t>"Arial"</w:t>
      </w:r>
      <w:r w:rsidRPr="00D72F92">
        <w:rPr>
          <w:rFonts w:ascii="Consolas" w:eastAsia="Times New Roman" w:hAnsi="Consolas" w:cs="Times New Roman"/>
          <w:color w:val="171717"/>
          <w:sz w:val="21"/>
          <w:szCs w:val="21"/>
          <w:shd w:val="clear" w:color="auto" w:fill="FAFAFA"/>
          <w:lang w:eastAsia="en-IN"/>
        </w:rPr>
        <w:t>, 10.0f);</w:t>
      </w:r>
    </w:p>
    <w:p w14:paraId="5DB77029"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0101FD"/>
          <w:sz w:val="21"/>
          <w:szCs w:val="21"/>
          <w:shd w:val="clear" w:color="auto" w:fill="FAFAFA"/>
          <w:lang w:eastAsia="en-IN"/>
        </w:rPr>
        <w:t>try</w:t>
      </w:r>
    </w:p>
    <w:p w14:paraId="6156C942"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w:t>
      </w:r>
    </w:p>
    <w:p w14:paraId="5973C630" w14:textId="7D2EE591" w:rsidR="00D72F92" w:rsidRPr="00D72F92" w:rsidRDefault="00D72F92" w:rsidP="00D72F92">
      <w:pPr>
        <w:spacing w:after="0" w:line="240" w:lineRule="auto"/>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D72F92">
        <w:rPr>
          <w:rFonts w:ascii="Consolas" w:eastAsia="Times New Roman" w:hAnsi="Consolas" w:cs="Times New Roman"/>
          <w:color w:val="0101FD"/>
          <w:sz w:val="21"/>
          <w:szCs w:val="21"/>
          <w:shd w:val="clear" w:color="auto" w:fill="FAFAFA"/>
          <w:lang w:eastAsia="en-IN"/>
        </w:rPr>
        <w:t>byte</w:t>
      </w:r>
      <w:r w:rsidRPr="00D72F92">
        <w:rPr>
          <w:rFonts w:ascii="Consolas" w:eastAsia="Times New Roman" w:hAnsi="Consolas" w:cs="Times New Roman"/>
          <w:color w:val="171717"/>
          <w:sz w:val="21"/>
          <w:szCs w:val="21"/>
          <w:shd w:val="clear" w:color="auto" w:fill="FAFAFA"/>
          <w:lang w:eastAsia="en-IN"/>
        </w:rPr>
        <w:t xml:space="preserve"> charset = font1.GdiCharSet;</w:t>
      </w:r>
    </w:p>
    <w:p w14:paraId="4986F7C7" w14:textId="6947A918" w:rsidR="00D72F92" w:rsidRPr="00D72F92" w:rsidRDefault="00D72F92" w:rsidP="00D72F92">
      <w:pPr>
        <w:spacing w:after="0" w:line="240" w:lineRule="auto"/>
        <w:rPr>
          <w:rFonts w:ascii="Consolas" w:eastAsia="Times New Roman" w:hAnsi="Consolas" w:cs="Times New Roman"/>
          <w:color w:val="171717"/>
          <w:sz w:val="21"/>
          <w:szCs w:val="21"/>
          <w:shd w:val="clear" w:color="auto" w:fill="FAFAFA"/>
          <w:lang w:eastAsia="en-IN"/>
        </w:rPr>
      </w:pPr>
      <w:r>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sidRPr="00D72F92">
        <w:rPr>
          <w:rFonts w:ascii="Consolas" w:eastAsia="Times New Roman" w:hAnsi="Consolas" w:cs="Times New Roman"/>
          <w:color w:val="171717"/>
          <w:sz w:val="21"/>
          <w:szCs w:val="21"/>
          <w:shd w:val="clear" w:color="auto" w:fill="FAFAFA"/>
          <w:lang w:eastAsia="en-IN"/>
        </w:rPr>
        <w:t>}</w:t>
      </w:r>
    </w:p>
    <w:p w14:paraId="59DC6D0D"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0101FD"/>
          <w:sz w:val="21"/>
          <w:szCs w:val="21"/>
          <w:shd w:val="clear" w:color="auto" w:fill="FAFAFA"/>
          <w:lang w:eastAsia="en-IN"/>
        </w:rPr>
        <w:t>finally</w:t>
      </w:r>
    </w:p>
    <w:p w14:paraId="78506ACE"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w:t>
      </w:r>
    </w:p>
    <w:p w14:paraId="401E4DEF" w14:textId="45920C99" w:rsidR="00D72F92" w:rsidRPr="00D72F92" w:rsidRDefault="00D72F92" w:rsidP="00D72F92">
      <w:pPr>
        <w:spacing w:after="0" w:line="240" w:lineRule="auto"/>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D72F92">
        <w:rPr>
          <w:rFonts w:ascii="Consolas" w:eastAsia="Times New Roman" w:hAnsi="Consolas" w:cs="Times New Roman"/>
          <w:color w:val="0101FD"/>
          <w:sz w:val="21"/>
          <w:szCs w:val="21"/>
          <w:shd w:val="clear" w:color="auto" w:fill="FAFAFA"/>
          <w:lang w:eastAsia="en-IN"/>
        </w:rPr>
        <w:t>if</w:t>
      </w:r>
      <w:r w:rsidRPr="00D72F92">
        <w:rPr>
          <w:rFonts w:ascii="Consolas" w:eastAsia="Times New Roman" w:hAnsi="Consolas" w:cs="Times New Roman"/>
          <w:color w:val="171717"/>
          <w:sz w:val="21"/>
          <w:szCs w:val="21"/>
          <w:shd w:val="clear" w:color="auto" w:fill="FAFAFA"/>
          <w:lang w:eastAsia="en-IN"/>
        </w:rPr>
        <w:t xml:space="preserve"> (font1 != </w:t>
      </w:r>
      <w:r w:rsidRPr="00D72F92">
        <w:rPr>
          <w:rFonts w:ascii="Consolas" w:eastAsia="Times New Roman" w:hAnsi="Consolas" w:cs="Times New Roman"/>
          <w:color w:val="07704A"/>
          <w:sz w:val="21"/>
          <w:szCs w:val="21"/>
          <w:shd w:val="clear" w:color="auto" w:fill="FAFAFA"/>
          <w:lang w:eastAsia="en-IN"/>
        </w:rPr>
        <w:t>null</w:t>
      </w:r>
      <w:r w:rsidRPr="00D72F92">
        <w:rPr>
          <w:rFonts w:ascii="Consolas" w:eastAsia="Times New Roman" w:hAnsi="Consolas" w:cs="Times New Roman"/>
          <w:color w:val="171717"/>
          <w:sz w:val="21"/>
          <w:szCs w:val="21"/>
          <w:shd w:val="clear" w:color="auto" w:fill="FAFAFA"/>
          <w:lang w:eastAsia="en-IN"/>
        </w:rPr>
        <w:t>)</w:t>
      </w:r>
    </w:p>
    <w:p w14:paraId="65A08F48" w14:textId="2BAC893D" w:rsidR="00D72F92" w:rsidRPr="00D72F92" w:rsidRDefault="00D72F92" w:rsidP="00D72F92">
      <w:pPr>
        <w:spacing w:after="0" w:line="240" w:lineRule="auto"/>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D72F92">
        <w:rPr>
          <w:rFonts w:ascii="Consolas" w:eastAsia="Times New Roman" w:hAnsi="Consolas" w:cs="Times New Roman"/>
          <w:color w:val="171717"/>
          <w:sz w:val="21"/>
          <w:szCs w:val="21"/>
          <w:shd w:val="clear" w:color="auto" w:fill="FAFAFA"/>
          <w:lang w:eastAsia="en-IN"/>
        </w:rPr>
        <w:t>{</w:t>
      </w:r>
    </w:p>
    <w:p w14:paraId="5BA5A59B" w14:textId="14CE518B" w:rsidR="00D72F92" w:rsidRPr="00D72F92" w:rsidRDefault="00D72F92" w:rsidP="00D72F92">
      <w:pPr>
        <w:spacing w:after="0" w:line="240" w:lineRule="auto"/>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D72F92">
        <w:rPr>
          <w:rFonts w:ascii="Consolas" w:eastAsia="Times New Roman" w:hAnsi="Consolas" w:cs="Times New Roman"/>
          <w:color w:val="171717"/>
          <w:sz w:val="21"/>
          <w:szCs w:val="21"/>
          <w:shd w:val="clear" w:color="auto" w:fill="FAFAFA"/>
          <w:lang w:eastAsia="en-IN"/>
        </w:rPr>
        <w:t>((IDisposable)font1).Dispose();</w:t>
      </w:r>
    </w:p>
    <w:p w14:paraId="7CCF0D16" w14:textId="06D30A88" w:rsidR="00D72F92" w:rsidRPr="00D72F92" w:rsidRDefault="00D72F92" w:rsidP="00D72F92">
      <w:pPr>
        <w:spacing w:after="0" w:line="240" w:lineRule="auto"/>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D72F92">
        <w:rPr>
          <w:rFonts w:ascii="Consolas" w:eastAsia="Times New Roman" w:hAnsi="Consolas" w:cs="Times New Roman"/>
          <w:color w:val="171717"/>
          <w:sz w:val="21"/>
          <w:szCs w:val="21"/>
          <w:shd w:val="clear" w:color="auto" w:fill="FAFAFA"/>
          <w:lang w:eastAsia="en-IN"/>
        </w:rPr>
        <w:t>}</w:t>
      </w:r>
    </w:p>
    <w:p w14:paraId="2E3606C5"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w:t>
      </w:r>
    </w:p>
    <w:p w14:paraId="69AE7E1E" w14:textId="77777777" w:rsidR="00D72F92" w:rsidRPr="00D72F92" w:rsidRDefault="00D72F92" w:rsidP="00D72F92">
      <w:pPr>
        <w:spacing w:after="0" w:line="240" w:lineRule="auto"/>
        <w:rPr>
          <w:rFonts w:ascii="Consolas" w:eastAsia="Times New Roman" w:hAnsi="Consolas" w:cs="Times New Roman"/>
          <w:color w:val="171717"/>
          <w:sz w:val="21"/>
          <w:szCs w:val="21"/>
          <w:shd w:val="clear" w:color="auto" w:fill="FAFAFA"/>
          <w:lang w:eastAsia="en-IN"/>
        </w:rPr>
      </w:pPr>
    </w:p>
    <w:p w14:paraId="66293AD5"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008000"/>
          <w:sz w:val="21"/>
          <w:szCs w:val="21"/>
          <w:shd w:val="clear" w:color="auto" w:fill="FAFAFA"/>
          <w:lang w:eastAsia="en-IN"/>
        </w:rPr>
        <w:t>// You can do the same thing with a using statement.</w:t>
      </w:r>
    </w:p>
    <w:p w14:paraId="56C2F9D5"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0101FD"/>
          <w:sz w:val="21"/>
          <w:szCs w:val="21"/>
          <w:shd w:val="clear" w:color="auto" w:fill="FAFAFA"/>
          <w:lang w:eastAsia="en-IN"/>
        </w:rPr>
        <w:t>using</w:t>
      </w:r>
      <w:r w:rsidRPr="00D72F92">
        <w:rPr>
          <w:rFonts w:ascii="Consolas" w:eastAsia="Times New Roman" w:hAnsi="Consolas" w:cs="Times New Roman"/>
          <w:color w:val="171717"/>
          <w:sz w:val="21"/>
          <w:szCs w:val="21"/>
          <w:shd w:val="clear" w:color="auto" w:fill="FAFAFA"/>
          <w:lang w:eastAsia="en-IN"/>
        </w:rPr>
        <w:t xml:space="preserve"> (Font font2 = </w:t>
      </w:r>
      <w:r w:rsidRPr="00D72F92">
        <w:rPr>
          <w:rFonts w:ascii="Consolas" w:eastAsia="Times New Roman" w:hAnsi="Consolas" w:cs="Times New Roman"/>
          <w:color w:val="0101FD"/>
          <w:sz w:val="21"/>
          <w:szCs w:val="21"/>
          <w:shd w:val="clear" w:color="auto" w:fill="FAFAFA"/>
          <w:lang w:eastAsia="en-IN"/>
        </w:rPr>
        <w:t>new</w:t>
      </w:r>
      <w:r w:rsidRPr="00D72F92">
        <w:rPr>
          <w:rFonts w:ascii="Consolas" w:eastAsia="Times New Roman" w:hAnsi="Consolas" w:cs="Times New Roman"/>
          <w:color w:val="171717"/>
          <w:sz w:val="21"/>
          <w:szCs w:val="21"/>
          <w:shd w:val="clear" w:color="auto" w:fill="FAFAFA"/>
          <w:lang w:eastAsia="en-IN"/>
        </w:rPr>
        <w:t xml:space="preserve"> Font(</w:t>
      </w:r>
      <w:r w:rsidRPr="00D72F92">
        <w:rPr>
          <w:rFonts w:ascii="Consolas" w:eastAsia="Times New Roman" w:hAnsi="Consolas" w:cs="Times New Roman"/>
          <w:color w:val="A31515"/>
          <w:sz w:val="21"/>
          <w:szCs w:val="21"/>
          <w:shd w:val="clear" w:color="auto" w:fill="FAFAFA"/>
          <w:lang w:eastAsia="en-IN"/>
        </w:rPr>
        <w:t>"Arial"</w:t>
      </w:r>
      <w:r w:rsidRPr="00D72F92">
        <w:rPr>
          <w:rFonts w:ascii="Consolas" w:eastAsia="Times New Roman" w:hAnsi="Consolas" w:cs="Times New Roman"/>
          <w:color w:val="171717"/>
          <w:sz w:val="21"/>
          <w:szCs w:val="21"/>
          <w:shd w:val="clear" w:color="auto" w:fill="FAFAFA"/>
          <w:lang w:eastAsia="en-IN"/>
        </w:rPr>
        <w:t>, 10.0f))</w:t>
      </w:r>
    </w:p>
    <w:p w14:paraId="10F75545" w14:textId="77777777" w:rsidR="00D72F92" w:rsidRPr="00D72F92" w:rsidRDefault="00D72F92" w:rsidP="00D72F92">
      <w:pPr>
        <w:spacing w:after="0" w:line="240" w:lineRule="auto"/>
        <w:ind w:firstLine="720"/>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w:t>
      </w:r>
    </w:p>
    <w:p w14:paraId="7B8EF953" w14:textId="60E0B8C7" w:rsidR="00D72F92" w:rsidRPr="00D72F92" w:rsidRDefault="00D72F92" w:rsidP="00D72F92">
      <w:pPr>
        <w:spacing w:after="0" w:line="240" w:lineRule="auto"/>
        <w:rPr>
          <w:rFonts w:ascii="Consolas" w:eastAsia="Times New Roman" w:hAnsi="Consolas" w:cs="Times New Roman"/>
          <w:color w:val="171717"/>
          <w:sz w:val="21"/>
          <w:szCs w:val="21"/>
          <w:shd w:val="clear" w:color="auto" w:fill="FAFAFA"/>
          <w:lang w:eastAsia="en-IN"/>
        </w:rPr>
      </w:pPr>
      <w:r w:rsidRPr="00D72F92">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D72F92">
        <w:rPr>
          <w:rFonts w:ascii="Consolas" w:eastAsia="Times New Roman" w:hAnsi="Consolas" w:cs="Times New Roman"/>
          <w:color w:val="0101FD"/>
          <w:sz w:val="21"/>
          <w:szCs w:val="21"/>
          <w:shd w:val="clear" w:color="auto" w:fill="FAFAFA"/>
          <w:lang w:eastAsia="en-IN"/>
        </w:rPr>
        <w:t>byte</w:t>
      </w:r>
      <w:r w:rsidRPr="00D72F92">
        <w:rPr>
          <w:rFonts w:ascii="Consolas" w:eastAsia="Times New Roman" w:hAnsi="Consolas" w:cs="Times New Roman"/>
          <w:color w:val="171717"/>
          <w:sz w:val="21"/>
          <w:szCs w:val="21"/>
          <w:shd w:val="clear" w:color="auto" w:fill="FAFAFA"/>
          <w:lang w:eastAsia="en-IN"/>
        </w:rPr>
        <w:t xml:space="preserve"> charset = font2.GdiCharSet;</w:t>
      </w:r>
    </w:p>
    <w:p w14:paraId="3D2AB165" w14:textId="36FFED5F" w:rsidR="00D72F92" w:rsidRPr="004D5151" w:rsidRDefault="00D72F92" w:rsidP="00D72F92">
      <w:pPr>
        <w:shd w:val="clear" w:color="auto" w:fill="FFFFFF"/>
        <w:spacing w:after="0" w:afterAutospacing="1" w:line="240" w:lineRule="auto"/>
        <w:ind w:left="360" w:firstLine="360"/>
        <w:rPr>
          <w:rFonts w:cstheme="minorHAnsi"/>
          <w:color w:val="24292E"/>
          <w:sz w:val="24"/>
          <w:szCs w:val="24"/>
        </w:rPr>
      </w:pPr>
      <w:r w:rsidRPr="00D72F92">
        <w:rPr>
          <w:rFonts w:ascii="Consolas" w:eastAsia="Times New Roman" w:hAnsi="Consolas" w:cs="Times New Roman"/>
          <w:color w:val="171717"/>
          <w:sz w:val="21"/>
          <w:szCs w:val="21"/>
          <w:shd w:val="clear" w:color="auto" w:fill="FAFAFA"/>
          <w:lang w:eastAsia="en-IN"/>
        </w:rPr>
        <w:t>}</w:t>
      </w:r>
    </w:p>
    <w:p w14:paraId="1D79169A" w14:textId="77777777" w:rsidR="004808BB" w:rsidRPr="004D5151" w:rsidRDefault="004808BB" w:rsidP="004808BB">
      <w:pPr>
        <w:pStyle w:val="Heading3"/>
        <w:shd w:val="clear" w:color="auto" w:fill="FFFFFF"/>
        <w:spacing w:before="360" w:after="240"/>
        <w:rPr>
          <w:rFonts w:asciiTheme="minorHAnsi" w:hAnsiTheme="minorHAnsi" w:cstheme="minorHAnsi"/>
          <w:b/>
          <w:bCs/>
          <w:color w:val="24292E"/>
          <w:sz w:val="30"/>
          <w:szCs w:val="30"/>
        </w:rPr>
      </w:pPr>
      <w:r w:rsidRPr="004D5151">
        <w:rPr>
          <w:rFonts w:asciiTheme="minorHAnsi" w:hAnsiTheme="minorHAnsi" w:cstheme="minorHAnsi"/>
          <w:b/>
          <w:bCs/>
          <w:color w:val="24292E"/>
          <w:sz w:val="30"/>
          <w:szCs w:val="30"/>
        </w:rPr>
        <w:lastRenderedPageBreak/>
        <w:t>Namespace naming</w:t>
      </w:r>
    </w:p>
    <w:p w14:paraId="4964C9EB" w14:textId="77777777" w:rsidR="004808BB" w:rsidRPr="009B6D49" w:rsidRDefault="004808BB" w:rsidP="00BC689B">
      <w:pPr>
        <w:numPr>
          <w:ilvl w:val="0"/>
          <w:numId w:val="48"/>
        </w:numPr>
        <w:shd w:val="clear" w:color="auto" w:fill="FFFFFF"/>
        <w:spacing w:before="100" w:beforeAutospacing="1" w:after="100" w:afterAutospacing="1" w:line="240" w:lineRule="auto"/>
        <w:rPr>
          <w:rFonts w:cstheme="minorHAnsi"/>
          <w:color w:val="24292E"/>
          <w:sz w:val="24"/>
          <w:szCs w:val="24"/>
        </w:rPr>
      </w:pPr>
      <w:r w:rsidRPr="009B6D49">
        <w:rPr>
          <w:rFonts w:cstheme="minorHAnsi"/>
          <w:color w:val="24292E"/>
          <w:sz w:val="24"/>
          <w:szCs w:val="24"/>
        </w:rPr>
        <w:t>In general, namespaces should be no more than 2 levels deep.</w:t>
      </w:r>
    </w:p>
    <w:p w14:paraId="1BC91C1D" w14:textId="38CD77C6" w:rsidR="004808BB" w:rsidRPr="009B6D49" w:rsidRDefault="009B6D49" w:rsidP="00BC689B">
      <w:pPr>
        <w:numPr>
          <w:ilvl w:val="0"/>
          <w:numId w:val="48"/>
        </w:numPr>
        <w:shd w:val="clear" w:color="auto" w:fill="FFFFFF"/>
        <w:spacing w:before="60" w:after="100" w:afterAutospacing="1" w:line="240" w:lineRule="auto"/>
        <w:rPr>
          <w:rFonts w:cstheme="minorHAnsi"/>
          <w:color w:val="24292E"/>
          <w:sz w:val="24"/>
          <w:szCs w:val="24"/>
        </w:rPr>
      </w:pPr>
      <w:r w:rsidRPr="009B6D49">
        <w:rPr>
          <w:rFonts w:cstheme="minorHAnsi"/>
          <w:color w:val="24292E"/>
          <w:sz w:val="24"/>
          <w:szCs w:val="24"/>
        </w:rPr>
        <w:t>Do not</w:t>
      </w:r>
      <w:r w:rsidR="004808BB" w:rsidRPr="009B6D49">
        <w:rPr>
          <w:rFonts w:cstheme="minorHAnsi"/>
          <w:color w:val="24292E"/>
          <w:sz w:val="24"/>
          <w:szCs w:val="24"/>
        </w:rPr>
        <w:t xml:space="preserve"> force file/folder layout to match namespaces.</w:t>
      </w:r>
    </w:p>
    <w:p w14:paraId="0D4842E1" w14:textId="77777777" w:rsidR="004808BB" w:rsidRPr="009B6D49" w:rsidRDefault="004808BB" w:rsidP="00BC689B">
      <w:pPr>
        <w:numPr>
          <w:ilvl w:val="0"/>
          <w:numId w:val="48"/>
        </w:numPr>
        <w:shd w:val="clear" w:color="auto" w:fill="FFFFFF"/>
        <w:spacing w:before="60" w:after="100" w:afterAutospacing="1" w:line="240" w:lineRule="auto"/>
        <w:rPr>
          <w:rFonts w:cstheme="minorHAnsi"/>
          <w:color w:val="24292E"/>
          <w:sz w:val="24"/>
          <w:szCs w:val="24"/>
        </w:rPr>
      </w:pPr>
      <w:r w:rsidRPr="009B6D49">
        <w:rPr>
          <w:rFonts w:cstheme="minorHAnsi"/>
          <w:color w:val="24292E"/>
          <w:sz w:val="24"/>
          <w:szCs w:val="24"/>
        </w:rPr>
        <w:t>New top-level namespace names must be globally unique and recognizable.</w:t>
      </w:r>
    </w:p>
    <w:p w14:paraId="774A86F4" w14:textId="77777777" w:rsidR="004808BB" w:rsidRPr="00B521DA" w:rsidRDefault="004808BB" w:rsidP="004808BB">
      <w:pPr>
        <w:pStyle w:val="Heading3"/>
        <w:shd w:val="clear" w:color="auto" w:fill="FFFFFF"/>
        <w:spacing w:before="360" w:after="240"/>
        <w:rPr>
          <w:rFonts w:asciiTheme="minorHAnsi" w:hAnsiTheme="minorHAnsi" w:cstheme="minorHAnsi"/>
          <w:b/>
          <w:bCs/>
          <w:color w:val="24292E"/>
          <w:sz w:val="30"/>
          <w:szCs w:val="30"/>
        </w:rPr>
      </w:pPr>
      <w:r w:rsidRPr="00B521DA">
        <w:rPr>
          <w:rFonts w:asciiTheme="minorHAnsi" w:hAnsiTheme="minorHAnsi" w:cstheme="minorHAnsi"/>
          <w:b/>
          <w:bCs/>
          <w:color w:val="24292E"/>
          <w:sz w:val="30"/>
          <w:szCs w:val="30"/>
        </w:rPr>
        <w:t>Calling delegates</w:t>
      </w:r>
    </w:p>
    <w:p w14:paraId="012843F1" w14:textId="454FC35D" w:rsidR="004808BB" w:rsidRPr="00B521DA" w:rsidRDefault="004808BB" w:rsidP="00BC689B">
      <w:pPr>
        <w:numPr>
          <w:ilvl w:val="0"/>
          <w:numId w:val="49"/>
        </w:numPr>
        <w:shd w:val="clear" w:color="auto" w:fill="FFFFFF"/>
        <w:spacing w:beforeAutospacing="1" w:after="0" w:afterAutospacing="1" w:line="240" w:lineRule="auto"/>
        <w:rPr>
          <w:rFonts w:cstheme="minorHAnsi"/>
          <w:color w:val="24292E"/>
          <w:sz w:val="24"/>
          <w:szCs w:val="24"/>
        </w:rPr>
      </w:pPr>
      <w:r w:rsidRPr="00B521DA">
        <w:rPr>
          <w:rFonts w:cstheme="minorHAnsi"/>
          <w:color w:val="24292E"/>
          <w:sz w:val="24"/>
          <w:szCs w:val="24"/>
        </w:rPr>
        <w:t>When calling a delegate, use </w:t>
      </w:r>
      <w:r w:rsidR="00B521DA" w:rsidRPr="00B521DA">
        <w:rPr>
          <w:rStyle w:val="HTMLCode"/>
          <w:rFonts w:asciiTheme="minorHAnsi" w:eastAsiaTheme="minorHAnsi" w:hAnsiTheme="minorHAnsi" w:cstheme="minorHAnsi"/>
          <w:color w:val="24292E"/>
          <w:sz w:val="24"/>
          <w:szCs w:val="24"/>
        </w:rPr>
        <w:t>Invoke (</w:t>
      </w:r>
      <w:r w:rsidRPr="00B521DA">
        <w:rPr>
          <w:rStyle w:val="HTMLCode"/>
          <w:rFonts w:asciiTheme="minorHAnsi" w:eastAsiaTheme="minorHAnsi" w:hAnsiTheme="minorHAnsi" w:cstheme="minorHAnsi"/>
          <w:color w:val="24292E"/>
          <w:sz w:val="24"/>
          <w:szCs w:val="24"/>
        </w:rPr>
        <w:t>)</w:t>
      </w:r>
      <w:r w:rsidRPr="00B521DA">
        <w:rPr>
          <w:rFonts w:cstheme="minorHAnsi"/>
          <w:color w:val="24292E"/>
          <w:sz w:val="24"/>
          <w:szCs w:val="24"/>
        </w:rPr>
        <w:t> and use the null conditional operator - e.g. </w:t>
      </w:r>
      <w:r w:rsidRPr="00B521DA">
        <w:rPr>
          <w:rStyle w:val="HTMLCode"/>
          <w:rFonts w:asciiTheme="minorHAnsi" w:eastAsiaTheme="minorHAnsi" w:hAnsiTheme="minorHAnsi" w:cstheme="minorHAnsi"/>
          <w:color w:val="24292E"/>
          <w:sz w:val="24"/>
          <w:szCs w:val="24"/>
        </w:rPr>
        <w:t>SomeDelegate?.</w:t>
      </w:r>
      <w:r w:rsidR="00B521DA" w:rsidRPr="00B521DA">
        <w:rPr>
          <w:rStyle w:val="HTMLCode"/>
          <w:rFonts w:asciiTheme="minorHAnsi" w:eastAsiaTheme="minorHAnsi" w:hAnsiTheme="minorHAnsi" w:cstheme="minorHAnsi"/>
          <w:color w:val="24292E"/>
          <w:sz w:val="24"/>
          <w:szCs w:val="24"/>
        </w:rPr>
        <w:t>Invoke (</w:t>
      </w:r>
      <w:r w:rsidRPr="00B521DA">
        <w:rPr>
          <w:rStyle w:val="HTMLCode"/>
          <w:rFonts w:asciiTheme="minorHAnsi" w:eastAsiaTheme="minorHAnsi" w:hAnsiTheme="minorHAnsi" w:cstheme="minorHAnsi"/>
          <w:color w:val="24292E"/>
          <w:sz w:val="24"/>
          <w:szCs w:val="24"/>
        </w:rPr>
        <w:t>)</w:t>
      </w:r>
      <w:r w:rsidRPr="00B521DA">
        <w:rPr>
          <w:rFonts w:cstheme="minorHAnsi"/>
          <w:color w:val="24292E"/>
          <w:sz w:val="24"/>
          <w:szCs w:val="24"/>
        </w:rPr>
        <w:t>. This clearly marks the call at the callsite as ‘a delegate that is being called’. The null check is concise and robust against threading race conditions.</w:t>
      </w:r>
    </w:p>
    <w:p w14:paraId="00C32D6D" w14:textId="50D78C9F" w:rsidR="004808BB" w:rsidRPr="00B521DA" w:rsidRDefault="00B521DA" w:rsidP="004808BB">
      <w:pPr>
        <w:pStyle w:val="Heading3"/>
        <w:shd w:val="clear" w:color="auto" w:fill="FFFFFF"/>
        <w:spacing w:before="0"/>
        <w:rPr>
          <w:rFonts w:asciiTheme="minorHAnsi" w:hAnsiTheme="minorHAnsi" w:cstheme="minorHAnsi"/>
          <w:b/>
          <w:bCs/>
          <w:color w:val="24292E"/>
          <w:sz w:val="30"/>
          <w:szCs w:val="30"/>
        </w:rPr>
      </w:pPr>
      <w:r w:rsidRPr="00B521DA">
        <w:rPr>
          <w:rFonts w:asciiTheme="minorHAnsi" w:hAnsiTheme="minorHAnsi" w:cstheme="minorHAnsi"/>
          <w:b/>
          <w:bCs/>
          <w:color w:val="24292E"/>
          <w:sz w:val="30"/>
          <w:szCs w:val="30"/>
        </w:rPr>
        <w:t>Implicitly Typed Local Variables</w:t>
      </w:r>
    </w:p>
    <w:p w14:paraId="5AB25CE7" w14:textId="737EB699" w:rsidR="004808BB" w:rsidRPr="00BA5DDB" w:rsidRDefault="00B521DA" w:rsidP="00BC689B">
      <w:pPr>
        <w:numPr>
          <w:ilvl w:val="0"/>
          <w:numId w:val="50"/>
        </w:numPr>
        <w:shd w:val="clear" w:color="auto" w:fill="FFFFFF"/>
        <w:spacing w:beforeAutospacing="1" w:after="0" w:afterAutospacing="1" w:line="240" w:lineRule="auto"/>
        <w:rPr>
          <w:rFonts w:cstheme="minorHAnsi"/>
          <w:color w:val="24292E"/>
          <w:sz w:val="24"/>
          <w:szCs w:val="24"/>
        </w:rPr>
      </w:pPr>
      <w:r w:rsidRPr="00A23568">
        <w:rPr>
          <w:rFonts w:cstheme="minorHAnsi"/>
          <w:color w:val="171717"/>
          <w:sz w:val="24"/>
          <w:szCs w:val="24"/>
          <w:shd w:val="clear" w:color="auto" w:fill="FFFFFF"/>
        </w:rPr>
        <w:t>Use </w:t>
      </w:r>
      <w:r w:rsidRPr="00A23568">
        <w:rPr>
          <w:rFonts w:cstheme="minorHAnsi"/>
          <w:sz w:val="24"/>
          <w:szCs w:val="24"/>
          <w:shd w:val="clear" w:color="auto" w:fill="FFFFFF"/>
        </w:rPr>
        <w:t>implicit typing</w:t>
      </w:r>
      <w:r w:rsidRPr="00A23568">
        <w:rPr>
          <w:rFonts w:cstheme="minorHAnsi"/>
          <w:color w:val="171717"/>
          <w:sz w:val="24"/>
          <w:szCs w:val="24"/>
          <w:shd w:val="clear" w:color="auto" w:fill="FFFFFF"/>
        </w:rPr>
        <w:t> for local variables when the type of the variable is obvious from the right side of the assignment, or when the precise type is not important.</w:t>
      </w:r>
    </w:p>
    <w:p w14:paraId="5F3009FC" w14:textId="2F7B6A92" w:rsidR="00BA5DDB" w:rsidRPr="00BA5DDB" w:rsidRDefault="00BA5DDB" w:rsidP="00BA5DDB">
      <w:pPr>
        <w:shd w:val="clear" w:color="auto" w:fill="FFFFFF"/>
        <w:spacing w:beforeAutospacing="1" w:after="0" w:afterAutospacing="1" w:line="240" w:lineRule="auto"/>
        <w:ind w:left="720"/>
        <w:rPr>
          <w:rFonts w:cstheme="minorHAnsi"/>
          <w:color w:val="171717"/>
          <w:sz w:val="24"/>
          <w:szCs w:val="24"/>
          <w:shd w:val="clear" w:color="auto" w:fill="FFFFFF"/>
        </w:rPr>
      </w:pPr>
      <w:r w:rsidRPr="00976730">
        <w:rPr>
          <w:rFonts w:cstheme="minorHAnsi"/>
          <w:b/>
          <w:bCs/>
          <w:color w:val="171717"/>
          <w:sz w:val="24"/>
          <w:szCs w:val="24"/>
          <w:shd w:val="clear" w:color="auto" w:fill="FFFFFF"/>
        </w:rPr>
        <w:t>Example</w:t>
      </w:r>
      <w:r>
        <w:rPr>
          <w:rFonts w:cstheme="minorHAnsi"/>
          <w:color w:val="171717"/>
          <w:sz w:val="24"/>
          <w:szCs w:val="24"/>
          <w:shd w:val="clear" w:color="auto" w:fill="FFFFFF"/>
        </w:rPr>
        <w:t xml:space="preserve">: </w:t>
      </w:r>
      <w:r>
        <w:rPr>
          <w:rStyle w:val="hljs-keyword"/>
          <w:rFonts w:ascii="Consolas" w:hAnsi="Consolas"/>
          <w:color w:val="0101FD"/>
          <w:sz w:val="21"/>
          <w:szCs w:val="21"/>
          <w:shd w:val="clear" w:color="auto" w:fill="FAFAFA"/>
        </w:rPr>
        <w:t>var</w:t>
      </w:r>
      <w:r>
        <w:rPr>
          <w:rFonts w:ascii="Consolas" w:hAnsi="Consolas"/>
          <w:color w:val="171717"/>
          <w:sz w:val="21"/>
          <w:szCs w:val="21"/>
          <w:shd w:val="clear" w:color="auto" w:fill="FAFAFA"/>
        </w:rPr>
        <w:t xml:space="preserve"> var2 = </w:t>
      </w:r>
      <w:r>
        <w:rPr>
          <w:rStyle w:val="hljs-number"/>
          <w:rFonts w:ascii="Consolas" w:hAnsi="Consolas"/>
          <w:color w:val="171717"/>
          <w:sz w:val="21"/>
          <w:szCs w:val="21"/>
          <w:shd w:val="clear" w:color="auto" w:fill="FAFAFA"/>
        </w:rPr>
        <w:t>27</w:t>
      </w:r>
      <w:r>
        <w:rPr>
          <w:rFonts w:ascii="Consolas" w:hAnsi="Consolas"/>
          <w:color w:val="171717"/>
          <w:sz w:val="21"/>
          <w:szCs w:val="21"/>
          <w:shd w:val="clear" w:color="auto" w:fill="FAFAFA"/>
        </w:rPr>
        <w:t>;</w:t>
      </w:r>
      <w:r>
        <w:rPr>
          <w:rFonts w:ascii="Consolas" w:hAnsi="Consolas"/>
          <w:color w:val="171717"/>
          <w:sz w:val="21"/>
          <w:szCs w:val="21"/>
          <w:shd w:val="clear" w:color="auto" w:fill="FAFAFA"/>
        </w:rPr>
        <w:t xml:space="preserve"> </w:t>
      </w:r>
    </w:p>
    <w:p w14:paraId="2FD04AD2" w14:textId="20CB72FC" w:rsidR="00B521DA" w:rsidRPr="00BA5DDB" w:rsidRDefault="00B521DA" w:rsidP="00BC689B">
      <w:pPr>
        <w:numPr>
          <w:ilvl w:val="0"/>
          <w:numId w:val="50"/>
        </w:numPr>
        <w:shd w:val="clear" w:color="auto" w:fill="FFFFFF"/>
        <w:spacing w:beforeAutospacing="1" w:after="0" w:afterAutospacing="1" w:line="240" w:lineRule="auto"/>
        <w:rPr>
          <w:rFonts w:cstheme="minorHAnsi"/>
          <w:color w:val="24292E"/>
          <w:sz w:val="24"/>
          <w:szCs w:val="24"/>
        </w:rPr>
      </w:pPr>
      <w:r w:rsidRPr="00A23568">
        <w:rPr>
          <w:rFonts w:cstheme="minorHAnsi"/>
          <w:color w:val="171717"/>
          <w:sz w:val="24"/>
          <w:szCs w:val="24"/>
          <w:shd w:val="clear" w:color="auto" w:fill="FFFFFF"/>
        </w:rPr>
        <w:t>Do not use </w:t>
      </w:r>
      <w:r w:rsidRPr="00A23568">
        <w:rPr>
          <w:rFonts w:cstheme="minorHAnsi"/>
          <w:sz w:val="24"/>
          <w:szCs w:val="24"/>
          <w:shd w:val="clear" w:color="auto" w:fill="FFFFFF"/>
        </w:rPr>
        <w:t>var</w:t>
      </w:r>
      <w:r w:rsidRPr="00A23568">
        <w:rPr>
          <w:rFonts w:cstheme="minorHAnsi"/>
          <w:color w:val="171717"/>
          <w:sz w:val="24"/>
          <w:szCs w:val="24"/>
          <w:shd w:val="clear" w:color="auto" w:fill="FFFFFF"/>
        </w:rPr>
        <w:t> when the type is not apparent from the right side of the assignment.</w:t>
      </w:r>
    </w:p>
    <w:p w14:paraId="3806F9C0" w14:textId="05182122" w:rsidR="00BA5DDB" w:rsidRPr="00A23568" w:rsidRDefault="00BA5DDB" w:rsidP="00BA5DDB">
      <w:pPr>
        <w:shd w:val="clear" w:color="auto" w:fill="FFFFFF"/>
        <w:spacing w:beforeAutospacing="1" w:after="0" w:afterAutospacing="1" w:line="240" w:lineRule="auto"/>
        <w:ind w:left="720"/>
        <w:rPr>
          <w:rFonts w:cstheme="minorHAnsi"/>
          <w:color w:val="24292E"/>
          <w:sz w:val="24"/>
          <w:szCs w:val="24"/>
        </w:rPr>
      </w:pPr>
      <w:r w:rsidRPr="00976730">
        <w:rPr>
          <w:rFonts w:cstheme="minorHAnsi"/>
          <w:b/>
          <w:bCs/>
          <w:color w:val="171717"/>
          <w:sz w:val="24"/>
          <w:szCs w:val="24"/>
          <w:shd w:val="clear" w:color="auto" w:fill="FFFFFF"/>
        </w:rPr>
        <w:t>Example</w:t>
      </w:r>
      <w:r>
        <w:rPr>
          <w:rFonts w:cstheme="minorHAnsi"/>
          <w:color w:val="171717"/>
          <w:sz w:val="24"/>
          <w:szCs w:val="24"/>
          <w:shd w:val="clear" w:color="auto" w:fill="FFFFFF"/>
        </w:rPr>
        <w:t xml:space="preserve">: </w:t>
      </w:r>
      <w:r>
        <w:rPr>
          <w:rStyle w:val="hljs-keyword"/>
          <w:rFonts w:ascii="Consolas" w:hAnsi="Consolas"/>
          <w:color w:val="0101FD"/>
          <w:sz w:val="21"/>
          <w:szCs w:val="21"/>
          <w:shd w:val="clear" w:color="auto" w:fill="FAFAFA"/>
        </w:rPr>
        <w:t>int</w:t>
      </w:r>
      <w:r>
        <w:rPr>
          <w:rFonts w:ascii="Consolas" w:hAnsi="Consolas"/>
          <w:color w:val="171717"/>
          <w:sz w:val="21"/>
          <w:szCs w:val="21"/>
          <w:shd w:val="clear" w:color="auto" w:fill="FAFAFA"/>
        </w:rPr>
        <w:t xml:space="preserve"> var4 = ExampleClass.ResultSoFar();</w:t>
      </w:r>
    </w:p>
    <w:p w14:paraId="586B67E9" w14:textId="3918FCBF" w:rsidR="00B521DA" w:rsidRPr="00BA5DDB" w:rsidRDefault="00B521DA" w:rsidP="00BC689B">
      <w:pPr>
        <w:numPr>
          <w:ilvl w:val="0"/>
          <w:numId w:val="50"/>
        </w:numPr>
        <w:shd w:val="clear" w:color="auto" w:fill="FFFFFF"/>
        <w:spacing w:beforeAutospacing="1" w:after="0" w:afterAutospacing="1" w:line="240" w:lineRule="auto"/>
        <w:rPr>
          <w:rFonts w:cstheme="minorHAnsi"/>
          <w:color w:val="24292E"/>
          <w:sz w:val="24"/>
          <w:szCs w:val="24"/>
        </w:rPr>
      </w:pPr>
      <w:r w:rsidRPr="00A23568">
        <w:rPr>
          <w:rFonts w:cstheme="minorHAnsi"/>
          <w:color w:val="171717"/>
          <w:sz w:val="24"/>
          <w:szCs w:val="24"/>
          <w:shd w:val="clear" w:color="auto" w:fill="FFFFFF"/>
        </w:rPr>
        <w:t>Do not rely on the variable name to specify the type of the variable. It might not be correct.</w:t>
      </w:r>
    </w:p>
    <w:p w14:paraId="0EA4F160" w14:textId="295FB588" w:rsidR="00BA5DDB" w:rsidRPr="00976730" w:rsidRDefault="00BA5DDB" w:rsidP="00BA5DDB">
      <w:pPr>
        <w:shd w:val="clear" w:color="auto" w:fill="FFFFFF"/>
        <w:spacing w:beforeAutospacing="1" w:after="0" w:afterAutospacing="1" w:line="240" w:lineRule="auto"/>
        <w:ind w:left="720"/>
        <w:rPr>
          <w:rFonts w:cstheme="minorHAnsi"/>
          <w:b/>
          <w:bCs/>
          <w:color w:val="171717"/>
          <w:sz w:val="24"/>
          <w:szCs w:val="24"/>
          <w:shd w:val="clear" w:color="auto" w:fill="FFFFFF"/>
        </w:rPr>
      </w:pPr>
      <w:r w:rsidRPr="00976730">
        <w:rPr>
          <w:rFonts w:cstheme="minorHAnsi"/>
          <w:b/>
          <w:bCs/>
          <w:color w:val="171717"/>
          <w:sz w:val="24"/>
          <w:szCs w:val="24"/>
          <w:shd w:val="clear" w:color="auto" w:fill="FFFFFF"/>
        </w:rPr>
        <w:t>Example:</w:t>
      </w:r>
    </w:p>
    <w:p w14:paraId="629F8718"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008000"/>
          <w:sz w:val="21"/>
          <w:szCs w:val="21"/>
          <w:shd w:val="clear" w:color="auto" w:fill="FAFAFA"/>
          <w:lang w:eastAsia="en-IN"/>
        </w:rPr>
        <w:t>// Naming the following variable inputInt is misleading.</w:t>
      </w:r>
    </w:p>
    <w:p w14:paraId="1D0E9C35"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008000"/>
          <w:sz w:val="21"/>
          <w:szCs w:val="21"/>
          <w:shd w:val="clear" w:color="auto" w:fill="FAFAFA"/>
          <w:lang w:eastAsia="en-IN"/>
        </w:rPr>
        <w:t>// It is a string.</w:t>
      </w:r>
    </w:p>
    <w:p w14:paraId="548B53BA"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0101FD"/>
          <w:sz w:val="21"/>
          <w:szCs w:val="21"/>
          <w:shd w:val="clear" w:color="auto" w:fill="FAFAFA"/>
          <w:lang w:eastAsia="en-IN"/>
        </w:rPr>
        <w:t>var</w:t>
      </w:r>
      <w:r w:rsidRPr="00BA5DDB">
        <w:rPr>
          <w:rFonts w:ascii="Consolas" w:eastAsia="Times New Roman" w:hAnsi="Consolas" w:cs="Times New Roman"/>
          <w:color w:val="171717"/>
          <w:sz w:val="21"/>
          <w:szCs w:val="21"/>
          <w:shd w:val="clear" w:color="auto" w:fill="FAFAFA"/>
          <w:lang w:eastAsia="en-IN"/>
        </w:rPr>
        <w:t xml:space="preserve"> inputInt = Console.ReadLine();</w:t>
      </w:r>
    </w:p>
    <w:p w14:paraId="57C3DCC6" w14:textId="0017E270" w:rsidR="00BA5DDB" w:rsidRPr="00A23568" w:rsidRDefault="00BA5DDB" w:rsidP="00BA5DDB">
      <w:pPr>
        <w:shd w:val="clear" w:color="auto" w:fill="FFFFFF"/>
        <w:spacing w:beforeAutospacing="1" w:after="0" w:afterAutospacing="1" w:line="240" w:lineRule="auto"/>
        <w:ind w:left="720"/>
        <w:rPr>
          <w:rFonts w:cstheme="minorHAnsi"/>
          <w:color w:val="24292E"/>
          <w:sz w:val="24"/>
          <w:szCs w:val="24"/>
        </w:rPr>
      </w:pPr>
      <w:r w:rsidRPr="00BA5DDB">
        <w:rPr>
          <w:rFonts w:ascii="Consolas" w:eastAsia="Times New Roman" w:hAnsi="Consolas" w:cs="Times New Roman"/>
          <w:color w:val="171717"/>
          <w:sz w:val="21"/>
          <w:szCs w:val="21"/>
          <w:shd w:val="clear" w:color="auto" w:fill="FAFAFA"/>
          <w:lang w:eastAsia="en-IN"/>
        </w:rPr>
        <w:t>Console.WriteLine(inputInt);</w:t>
      </w:r>
    </w:p>
    <w:p w14:paraId="64E362A8" w14:textId="2C8AA797" w:rsidR="00B521DA" w:rsidRPr="00A23568" w:rsidRDefault="00B521DA" w:rsidP="00BC689B">
      <w:pPr>
        <w:numPr>
          <w:ilvl w:val="0"/>
          <w:numId w:val="50"/>
        </w:numPr>
        <w:shd w:val="clear" w:color="auto" w:fill="FFFFFF"/>
        <w:spacing w:beforeAutospacing="1" w:after="0" w:afterAutospacing="1" w:line="240" w:lineRule="auto"/>
        <w:rPr>
          <w:rFonts w:cstheme="minorHAnsi"/>
          <w:color w:val="24292E"/>
          <w:sz w:val="24"/>
          <w:szCs w:val="24"/>
        </w:rPr>
      </w:pPr>
      <w:r w:rsidRPr="00A23568">
        <w:rPr>
          <w:rFonts w:cstheme="minorHAnsi"/>
          <w:color w:val="171717"/>
          <w:sz w:val="24"/>
          <w:szCs w:val="24"/>
          <w:shd w:val="clear" w:color="auto" w:fill="FFFFFF"/>
        </w:rPr>
        <w:t>Avoid the use of </w:t>
      </w:r>
      <w:r w:rsidRPr="00A23568">
        <w:rPr>
          <w:rStyle w:val="HTMLCode"/>
          <w:rFonts w:asciiTheme="minorHAnsi" w:eastAsiaTheme="minorHAnsi" w:hAnsiTheme="minorHAnsi" w:cstheme="minorHAnsi"/>
          <w:color w:val="171717"/>
          <w:sz w:val="24"/>
          <w:szCs w:val="24"/>
        </w:rPr>
        <w:t>var</w:t>
      </w:r>
      <w:r w:rsidRPr="00A23568">
        <w:rPr>
          <w:rFonts w:cstheme="minorHAnsi"/>
          <w:color w:val="171717"/>
          <w:sz w:val="24"/>
          <w:szCs w:val="24"/>
          <w:shd w:val="clear" w:color="auto" w:fill="FFFFFF"/>
        </w:rPr>
        <w:t> in place of </w:t>
      </w:r>
      <w:r w:rsidRPr="00A23568">
        <w:rPr>
          <w:rFonts w:cstheme="minorHAnsi"/>
          <w:sz w:val="24"/>
          <w:szCs w:val="24"/>
          <w:shd w:val="clear" w:color="auto" w:fill="FFFFFF"/>
        </w:rPr>
        <w:t>dynamic</w:t>
      </w:r>
      <w:r w:rsidRPr="00A23568">
        <w:rPr>
          <w:rFonts w:cstheme="minorHAnsi"/>
          <w:color w:val="171717"/>
          <w:sz w:val="24"/>
          <w:szCs w:val="24"/>
          <w:shd w:val="clear" w:color="auto" w:fill="FFFFFF"/>
        </w:rPr>
        <w:t>.</w:t>
      </w:r>
    </w:p>
    <w:p w14:paraId="0AB27334" w14:textId="1633323E" w:rsidR="00B521DA" w:rsidRPr="00BA5DDB" w:rsidRDefault="00B521DA" w:rsidP="00BC689B">
      <w:pPr>
        <w:numPr>
          <w:ilvl w:val="0"/>
          <w:numId w:val="50"/>
        </w:numPr>
        <w:shd w:val="clear" w:color="auto" w:fill="FFFFFF"/>
        <w:spacing w:beforeAutospacing="1" w:after="0" w:afterAutospacing="1" w:line="240" w:lineRule="auto"/>
        <w:rPr>
          <w:rFonts w:cstheme="minorHAnsi"/>
          <w:color w:val="24292E"/>
          <w:sz w:val="24"/>
          <w:szCs w:val="24"/>
        </w:rPr>
      </w:pPr>
      <w:r w:rsidRPr="00A23568">
        <w:rPr>
          <w:rFonts w:cstheme="minorHAnsi"/>
          <w:color w:val="171717"/>
          <w:sz w:val="24"/>
          <w:szCs w:val="24"/>
          <w:shd w:val="clear" w:color="auto" w:fill="FFFFFF"/>
        </w:rPr>
        <w:t>Use implicit typing to determine the type of the loop variable in </w:t>
      </w:r>
      <w:r w:rsidRPr="00A23568">
        <w:rPr>
          <w:rFonts w:cstheme="minorHAnsi"/>
          <w:sz w:val="24"/>
          <w:szCs w:val="24"/>
          <w:shd w:val="clear" w:color="auto" w:fill="FFFFFF"/>
        </w:rPr>
        <w:t>for</w:t>
      </w:r>
      <w:r w:rsidRPr="00A23568">
        <w:rPr>
          <w:rFonts w:cstheme="minorHAnsi"/>
          <w:color w:val="171717"/>
          <w:sz w:val="24"/>
          <w:szCs w:val="24"/>
          <w:shd w:val="clear" w:color="auto" w:fill="FFFFFF"/>
        </w:rPr>
        <w:t> loops.</w:t>
      </w:r>
    </w:p>
    <w:p w14:paraId="451B2587" w14:textId="1B796031" w:rsidR="00BA5DDB" w:rsidRPr="00976730" w:rsidRDefault="00BA5DDB" w:rsidP="00BA5DDB">
      <w:pPr>
        <w:shd w:val="clear" w:color="auto" w:fill="FFFFFF"/>
        <w:spacing w:beforeAutospacing="1" w:after="0" w:afterAutospacing="1" w:line="240" w:lineRule="auto"/>
        <w:ind w:left="720"/>
        <w:rPr>
          <w:rFonts w:cstheme="minorHAnsi"/>
          <w:b/>
          <w:bCs/>
          <w:color w:val="171717"/>
          <w:sz w:val="24"/>
          <w:szCs w:val="24"/>
          <w:shd w:val="clear" w:color="auto" w:fill="FFFFFF"/>
        </w:rPr>
      </w:pPr>
      <w:r w:rsidRPr="00976730">
        <w:rPr>
          <w:rFonts w:cstheme="minorHAnsi"/>
          <w:b/>
          <w:bCs/>
          <w:color w:val="171717"/>
          <w:sz w:val="24"/>
          <w:szCs w:val="24"/>
          <w:shd w:val="clear" w:color="auto" w:fill="FFFFFF"/>
        </w:rPr>
        <w:t>Example:</w:t>
      </w:r>
    </w:p>
    <w:p w14:paraId="579FD12E" w14:textId="4DDBDFD8"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0101FD"/>
          <w:sz w:val="21"/>
          <w:szCs w:val="21"/>
          <w:shd w:val="clear" w:color="auto" w:fill="FAFAFA"/>
          <w:lang w:eastAsia="en-IN"/>
        </w:rPr>
        <w:t>var</w:t>
      </w:r>
      <w:r w:rsidRPr="00BA5DDB">
        <w:rPr>
          <w:rFonts w:ascii="Consolas" w:eastAsia="Times New Roman" w:hAnsi="Consolas" w:cs="Times New Roman"/>
          <w:color w:val="171717"/>
          <w:sz w:val="21"/>
          <w:szCs w:val="21"/>
          <w:shd w:val="clear" w:color="auto" w:fill="FAFAFA"/>
          <w:lang w:eastAsia="en-IN"/>
        </w:rPr>
        <w:t xml:space="preserve"> phrase = </w:t>
      </w:r>
      <w:r w:rsidRPr="00BA5DDB">
        <w:rPr>
          <w:rFonts w:ascii="Consolas" w:eastAsia="Times New Roman" w:hAnsi="Consolas" w:cs="Times New Roman"/>
          <w:color w:val="A31515"/>
          <w:sz w:val="21"/>
          <w:szCs w:val="21"/>
          <w:shd w:val="clear" w:color="auto" w:fill="FAFAFA"/>
          <w:lang w:eastAsia="en-IN"/>
        </w:rPr>
        <w:t>"lalalalalalalalalalalalalalalalalalalalalala"</w:t>
      </w:r>
      <w:r w:rsidRPr="00BA5DDB">
        <w:rPr>
          <w:rFonts w:ascii="Consolas" w:eastAsia="Times New Roman" w:hAnsi="Consolas" w:cs="Times New Roman"/>
          <w:color w:val="171717"/>
          <w:sz w:val="21"/>
          <w:szCs w:val="21"/>
          <w:shd w:val="clear" w:color="auto" w:fill="FAFAFA"/>
          <w:lang w:eastAsia="en-IN"/>
        </w:rPr>
        <w:t>;</w:t>
      </w:r>
    </w:p>
    <w:p w14:paraId="2928C6D3"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0101FD"/>
          <w:sz w:val="21"/>
          <w:szCs w:val="21"/>
          <w:shd w:val="clear" w:color="auto" w:fill="FAFAFA"/>
          <w:lang w:eastAsia="en-IN"/>
        </w:rPr>
        <w:t>var</w:t>
      </w:r>
      <w:r w:rsidRPr="00BA5DDB">
        <w:rPr>
          <w:rFonts w:ascii="Consolas" w:eastAsia="Times New Roman" w:hAnsi="Consolas" w:cs="Times New Roman"/>
          <w:color w:val="171717"/>
          <w:sz w:val="21"/>
          <w:szCs w:val="21"/>
          <w:shd w:val="clear" w:color="auto" w:fill="FAFAFA"/>
          <w:lang w:eastAsia="en-IN"/>
        </w:rPr>
        <w:t xml:space="preserve"> manyPhrases = </w:t>
      </w:r>
      <w:r w:rsidRPr="00BA5DDB">
        <w:rPr>
          <w:rFonts w:ascii="Consolas" w:eastAsia="Times New Roman" w:hAnsi="Consolas" w:cs="Times New Roman"/>
          <w:color w:val="0101FD"/>
          <w:sz w:val="21"/>
          <w:szCs w:val="21"/>
          <w:shd w:val="clear" w:color="auto" w:fill="FAFAFA"/>
          <w:lang w:eastAsia="en-IN"/>
        </w:rPr>
        <w:t>new</w:t>
      </w:r>
      <w:r w:rsidRPr="00BA5DDB">
        <w:rPr>
          <w:rFonts w:ascii="Consolas" w:eastAsia="Times New Roman" w:hAnsi="Consolas" w:cs="Times New Roman"/>
          <w:color w:val="171717"/>
          <w:sz w:val="21"/>
          <w:szCs w:val="21"/>
          <w:shd w:val="clear" w:color="auto" w:fill="FAFAFA"/>
          <w:lang w:eastAsia="en-IN"/>
        </w:rPr>
        <w:t xml:space="preserve"> StringBuilder();</w:t>
      </w:r>
    </w:p>
    <w:p w14:paraId="1C6062D3"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0101FD"/>
          <w:sz w:val="21"/>
          <w:szCs w:val="21"/>
          <w:shd w:val="clear" w:color="auto" w:fill="FAFAFA"/>
          <w:lang w:eastAsia="en-IN"/>
        </w:rPr>
        <w:t>for</w:t>
      </w:r>
      <w:r w:rsidRPr="00BA5DDB">
        <w:rPr>
          <w:rFonts w:ascii="Consolas" w:eastAsia="Times New Roman" w:hAnsi="Consolas" w:cs="Times New Roman"/>
          <w:color w:val="171717"/>
          <w:sz w:val="21"/>
          <w:szCs w:val="21"/>
          <w:shd w:val="clear" w:color="auto" w:fill="FAFAFA"/>
          <w:lang w:eastAsia="en-IN"/>
        </w:rPr>
        <w:t xml:space="preserve"> (</w:t>
      </w:r>
      <w:r w:rsidRPr="00BA5DDB">
        <w:rPr>
          <w:rFonts w:ascii="Consolas" w:eastAsia="Times New Roman" w:hAnsi="Consolas" w:cs="Times New Roman"/>
          <w:color w:val="0101FD"/>
          <w:sz w:val="21"/>
          <w:szCs w:val="21"/>
          <w:shd w:val="clear" w:color="auto" w:fill="FAFAFA"/>
          <w:lang w:eastAsia="en-IN"/>
        </w:rPr>
        <w:t>var</w:t>
      </w:r>
      <w:r w:rsidRPr="00BA5DDB">
        <w:rPr>
          <w:rFonts w:ascii="Consolas" w:eastAsia="Times New Roman" w:hAnsi="Consolas" w:cs="Times New Roman"/>
          <w:color w:val="171717"/>
          <w:sz w:val="21"/>
          <w:szCs w:val="21"/>
          <w:shd w:val="clear" w:color="auto" w:fill="FAFAFA"/>
          <w:lang w:eastAsia="en-IN"/>
        </w:rPr>
        <w:t xml:space="preserve"> i = 0; i &lt; 10000; i++)</w:t>
      </w:r>
    </w:p>
    <w:p w14:paraId="38BBE7C8"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t>{</w:t>
      </w:r>
    </w:p>
    <w:p w14:paraId="1BB7C72A" w14:textId="55E5041E" w:rsidR="00BA5DDB" w:rsidRPr="00BA5DDB" w:rsidRDefault="00BA5DDB" w:rsidP="00BA5DDB">
      <w:pPr>
        <w:spacing w:after="0" w:line="240" w:lineRule="auto"/>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lastRenderedPageBreak/>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BA5DDB">
        <w:rPr>
          <w:rFonts w:ascii="Consolas" w:eastAsia="Times New Roman" w:hAnsi="Consolas" w:cs="Times New Roman"/>
          <w:color w:val="171717"/>
          <w:sz w:val="21"/>
          <w:szCs w:val="21"/>
          <w:shd w:val="clear" w:color="auto" w:fill="FAFAFA"/>
          <w:lang w:eastAsia="en-IN"/>
        </w:rPr>
        <w:t>manyPhrases.Append(phrase);</w:t>
      </w:r>
    </w:p>
    <w:p w14:paraId="7460521F" w14:textId="0AC5AD90"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t>}</w:t>
      </w:r>
    </w:p>
    <w:p w14:paraId="64E67781" w14:textId="04F743FE" w:rsidR="00B521DA" w:rsidRPr="00BA5DDB" w:rsidRDefault="00B521DA" w:rsidP="00BC689B">
      <w:pPr>
        <w:numPr>
          <w:ilvl w:val="0"/>
          <w:numId w:val="50"/>
        </w:numPr>
        <w:shd w:val="clear" w:color="auto" w:fill="FFFFFF"/>
        <w:spacing w:beforeAutospacing="1" w:after="0" w:afterAutospacing="1" w:line="240" w:lineRule="auto"/>
        <w:rPr>
          <w:rFonts w:cstheme="minorHAnsi"/>
          <w:color w:val="24292E"/>
          <w:sz w:val="24"/>
          <w:szCs w:val="24"/>
        </w:rPr>
      </w:pPr>
      <w:r w:rsidRPr="00A23568">
        <w:rPr>
          <w:rFonts w:cstheme="minorHAnsi"/>
          <w:color w:val="171717"/>
          <w:sz w:val="24"/>
          <w:szCs w:val="24"/>
          <w:shd w:val="clear" w:color="auto" w:fill="FFFFFF"/>
        </w:rPr>
        <w:t>Do not use implicit typing to determine the type of the loop variable in </w:t>
      </w:r>
      <w:r w:rsidRPr="00A23568">
        <w:rPr>
          <w:rFonts w:cstheme="minorHAnsi"/>
          <w:sz w:val="24"/>
          <w:szCs w:val="24"/>
          <w:shd w:val="clear" w:color="auto" w:fill="FFFFFF"/>
        </w:rPr>
        <w:t>foreach</w:t>
      </w:r>
      <w:r w:rsidRPr="00A23568">
        <w:rPr>
          <w:rFonts w:cstheme="minorHAnsi"/>
          <w:color w:val="171717"/>
          <w:sz w:val="24"/>
          <w:szCs w:val="24"/>
          <w:shd w:val="clear" w:color="auto" w:fill="FFFFFF"/>
        </w:rPr>
        <w:t> loops.</w:t>
      </w:r>
    </w:p>
    <w:p w14:paraId="1CF81069" w14:textId="40032BE7" w:rsidR="00BA5DDB" w:rsidRDefault="00BA5DDB" w:rsidP="00BA5DDB">
      <w:pPr>
        <w:shd w:val="clear" w:color="auto" w:fill="FFFFFF"/>
        <w:spacing w:beforeAutospacing="1" w:after="0" w:afterAutospacing="1" w:line="240" w:lineRule="auto"/>
        <w:ind w:left="720"/>
        <w:rPr>
          <w:rFonts w:cstheme="minorHAnsi"/>
          <w:color w:val="171717"/>
          <w:sz w:val="24"/>
          <w:szCs w:val="24"/>
          <w:shd w:val="clear" w:color="auto" w:fill="FFFFFF"/>
        </w:rPr>
      </w:pPr>
      <w:r w:rsidRPr="00976730">
        <w:rPr>
          <w:rFonts w:cstheme="minorHAnsi"/>
          <w:b/>
          <w:bCs/>
          <w:color w:val="171717"/>
          <w:sz w:val="24"/>
          <w:szCs w:val="24"/>
          <w:shd w:val="clear" w:color="auto" w:fill="FFFFFF"/>
        </w:rPr>
        <w:t>Example</w:t>
      </w:r>
      <w:r>
        <w:rPr>
          <w:rFonts w:cstheme="minorHAnsi"/>
          <w:color w:val="171717"/>
          <w:sz w:val="24"/>
          <w:szCs w:val="24"/>
          <w:shd w:val="clear" w:color="auto" w:fill="FFFFFF"/>
        </w:rPr>
        <w:t>:</w:t>
      </w:r>
    </w:p>
    <w:p w14:paraId="74551A4A"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0101FD"/>
          <w:sz w:val="21"/>
          <w:szCs w:val="21"/>
          <w:shd w:val="clear" w:color="auto" w:fill="FAFAFA"/>
          <w:lang w:eastAsia="en-IN"/>
        </w:rPr>
        <w:t>foreach</w:t>
      </w:r>
      <w:r w:rsidRPr="00BA5DDB">
        <w:rPr>
          <w:rFonts w:ascii="Consolas" w:eastAsia="Times New Roman" w:hAnsi="Consolas" w:cs="Times New Roman"/>
          <w:color w:val="171717"/>
          <w:sz w:val="21"/>
          <w:szCs w:val="21"/>
          <w:shd w:val="clear" w:color="auto" w:fill="FAFAFA"/>
          <w:lang w:eastAsia="en-IN"/>
        </w:rPr>
        <w:t xml:space="preserve"> (</w:t>
      </w:r>
      <w:r w:rsidRPr="00BA5DDB">
        <w:rPr>
          <w:rFonts w:ascii="Consolas" w:eastAsia="Times New Roman" w:hAnsi="Consolas" w:cs="Times New Roman"/>
          <w:color w:val="0101FD"/>
          <w:sz w:val="21"/>
          <w:szCs w:val="21"/>
          <w:shd w:val="clear" w:color="auto" w:fill="FAFAFA"/>
          <w:lang w:eastAsia="en-IN"/>
        </w:rPr>
        <w:t>char</w:t>
      </w:r>
      <w:r w:rsidRPr="00BA5DDB">
        <w:rPr>
          <w:rFonts w:ascii="Consolas" w:eastAsia="Times New Roman" w:hAnsi="Consolas" w:cs="Times New Roman"/>
          <w:color w:val="171717"/>
          <w:sz w:val="21"/>
          <w:szCs w:val="21"/>
          <w:shd w:val="clear" w:color="auto" w:fill="FAFAFA"/>
          <w:lang w:eastAsia="en-IN"/>
        </w:rPr>
        <w:t xml:space="preserve"> ch </w:t>
      </w:r>
      <w:r w:rsidRPr="00BA5DDB">
        <w:rPr>
          <w:rFonts w:ascii="Consolas" w:eastAsia="Times New Roman" w:hAnsi="Consolas" w:cs="Times New Roman"/>
          <w:color w:val="0101FD"/>
          <w:sz w:val="21"/>
          <w:szCs w:val="21"/>
          <w:shd w:val="clear" w:color="auto" w:fill="FAFAFA"/>
          <w:lang w:eastAsia="en-IN"/>
        </w:rPr>
        <w:t>in</w:t>
      </w:r>
      <w:r w:rsidRPr="00BA5DDB">
        <w:rPr>
          <w:rFonts w:ascii="Consolas" w:eastAsia="Times New Roman" w:hAnsi="Consolas" w:cs="Times New Roman"/>
          <w:color w:val="171717"/>
          <w:sz w:val="21"/>
          <w:szCs w:val="21"/>
          <w:shd w:val="clear" w:color="auto" w:fill="FAFAFA"/>
          <w:lang w:eastAsia="en-IN"/>
        </w:rPr>
        <w:t xml:space="preserve"> laugh)</w:t>
      </w:r>
    </w:p>
    <w:p w14:paraId="7FDE7F6A"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t>{</w:t>
      </w:r>
    </w:p>
    <w:p w14:paraId="15CB1380" w14:textId="42A7F6E5" w:rsidR="00BA5DDB" w:rsidRPr="00BA5DDB" w:rsidRDefault="00BA5DDB" w:rsidP="00BA5DDB">
      <w:pPr>
        <w:spacing w:after="0" w:line="240" w:lineRule="auto"/>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BA5DDB">
        <w:rPr>
          <w:rFonts w:ascii="Consolas" w:eastAsia="Times New Roman" w:hAnsi="Consolas" w:cs="Times New Roman"/>
          <w:color w:val="0101FD"/>
          <w:sz w:val="21"/>
          <w:szCs w:val="21"/>
          <w:shd w:val="clear" w:color="auto" w:fill="FAFAFA"/>
          <w:lang w:eastAsia="en-IN"/>
        </w:rPr>
        <w:t>if</w:t>
      </w:r>
      <w:r w:rsidRPr="00BA5DDB">
        <w:rPr>
          <w:rFonts w:ascii="Consolas" w:eastAsia="Times New Roman" w:hAnsi="Consolas" w:cs="Times New Roman"/>
          <w:color w:val="171717"/>
          <w:sz w:val="21"/>
          <w:szCs w:val="21"/>
          <w:shd w:val="clear" w:color="auto" w:fill="FAFAFA"/>
          <w:lang w:eastAsia="en-IN"/>
        </w:rPr>
        <w:t xml:space="preserve"> (ch == </w:t>
      </w:r>
      <w:r w:rsidRPr="00BA5DDB">
        <w:rPr>
          <w:rFonts w:ascii="Consolas" w:eastAsia="Times New Roman" w:hAnsi="Consolas" w:cs="Times New Roman"/>
          <w:color w:val="A31515"/>
          <w:sz w:val="21"/>
          <w:szCs w:val="21"/>
          <w:shd w:val="clear" w:color="auto" w:fill="FAFAFA"/>
          <w:lang w:eastAsia="en-IN"/>
        </w:rPr>
        <w:t>'h'</w:t>
      </w:r>
      <w:r w:rsidRPr="00BA5DDB">
        <w:rPr>
          <w:rFonts w:ascii="Consolas" w:eastAsia="Times New Roman" w:hAnsi="Consolas" w:cs="Times New Roman"/>
          <w:color w:val="171717"/>
          <w:sz w:val="21"/>
          <w:szCs w:val="21"/>
          <w:shd w:val="clear" w:color="auto" w:fill="FAFAFA"/>
          <w:lang w:eastAsia="en-IN"/>
        </w:rPr>
        <w:t>)</w:t>
      </w:r>
    </w:p>
    <w:p w14:paraId="2AB7D112" w14:textId="0D4B87A0" w:rsidR="00BA5DDB" w:rsidRPr="00BA5DDB" w:rsidRDefault="00BA5DDB" w:rsidP="00BA5DDB">
      <w:pPr>
        <w:spacing w:after="0" w:line="240" w:lineRule="auto"/>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BA5DDB">
        <w:rPr>
          <w:rFonts w:ascii="Consolas" w:eastAsia="Times New Roman" w:hAnsi="Consolas" w:cs="Times New Roman"/>
          <w:color w:val="171717"/>
          <w:sz w:val="21"/>
          <w:szCs w:val="21"/>
          <w:shd w:val="clear" w:color="auto" w:fill="FAFAFA"/>
          <w:lang w:eastAsia="en-IN"/>
        </w:rPr>
        <w:t>Console.Write(</w:t>
      </w:r>
      <w:r w:rsidRPr="00BA5DDB">
        <w:rPr>
          <w:rFonts w:ascii="Consolas" w:eastAsia="Times New Roman" w:hAnsi="Consolas" w:cs="Times New Roman"/>
          <w:color w:val="A31515"/>
          <w:sz w:val="21"/>
          <w:szCs w:val="21"/>
          <w:shd w:val="clear" w:color="auto" w:fill="FAFAFA"/>
          <w:lang w:eastAsia="en-IN"/>
        </w:rPr>
        <w:t>"H"</w:t>
      </w:r>
      <w:r w:rsidRPr="00BA5DDB">
        <w:rPr>
          <w:rFonts w:ascii="Consolas" w:eastAsia="Times New Roman" w:hAnsi="Consolas" w:cs="Times New Roman"/>
          <w:color w:val="171717"/>
          <w:sz w:val="21"/>
          <w:szCs w:val="21"/>
          <w:shd w:val="clear" w:color="auto" w:fill="FAFAFA"/>
          <w:lang w:eastAsia="en-IN"/>
        </w:rPr>
        <w:t>);</w:t>
      </w:r>
    </w:p>
    <w:p w14:paraId="68DC6286" w14:textId="653B8771" w:rsidR="00BA5DDB" w:rsidRPr="00BA5DDB" w:rsidRDefault="00BA5DDB" w:rsidP="00BA5DDB">
      <w:pPr>
        <w:spacing w:after="0" w:line="240" w:lineRule="auto"/>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BA5DDB">
        <w:rPr>
          <w:rFonts w:ascii="Consolas" w:eastAsia="Times New Roman" w:hAnsi="Consolas" w:cs="Times New Roman"/>
          <w:color w:val="0101FD"/>
          <w:sz w:val="21"/>
          <w:szCs w:val="21"/>
          <w:shd w:val="clear" w:color="auto" w:fill="FAFAFA"/>
          <w:lang w:eastAsia="en-IN"/>
        </w:rPr>
        <w:t>else</w:t>
      </w:r>
    </w:p>
    <w:p w14:paraId="69BC975A" w14:textId="259EC245" w:rsidR="00BA5DDB" w:rsidRPr="00BA5DDB" w:rsidRDefault="00BA5DDB" w:rsidP="00BA5DDB">
      <w:pPr>
        <w:spacing w:after="0" w:line="240" w:lineRule="auto"/>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t xml:space="preserve">        </w:t>
      </w:r>
      <w:r>
        <w:rPr>
          <w:rFonts w:ascii="Consolas" w:eastAsia="Times New Roman" w:hAnsi="Consolas" w:cs="Times New Roman"/>
          <w:color w:val="171717"/>
          <w:sz w:val="21"/>
          <w:szCs w:val="21"/>
          <w:shd w:val="clear" w:color="auto" w:fill="FAFAFA"/>
          <w:lang w:eastAsia="en-IN"/>
        </w:rPr>
        <w:tab/>
      </w:r>
      <w:r>
        <w:rPr>
          <w:rFonts w:ascii="Consolas" w:eastAsia="Times New Roman" w:hAnsi="Consolas" w:cs="Times New Roman"/>
          <w:color w:val="171717"/>
          <w:sz w:val="21"/>
          <w:szCs w:val="21"/>
          <w:shd w:val="clear" w:color="auto" w:fill="FAFAFA"/>
          <w:lang w:eastAsia="en-IN"/>
        </w:rPr>
        <w:tab/>
      </w:r>
      <w:r w:rsidRPr="00BA5DDB">
        <w:rPr>
          <w:rFonts w:ascii="Consolas" w:eastAsia="Times New Roman" w:hAnsi="Consolas" w:cs="Times New Roman"/>
          <w:color w:val="171717"/>
          <w:sz w:val="21"/>
          <w:szCs w:val="21"/>
          <w:shd w:val="clear" w:color="auto" w:fill="FAFAFA"/>
          <w:lang w:eastAsia="en-IN"/>
        </w:rPr>
        <w:t>Console.Write(ch);</w:t>
      </w:r>
    </w:p>
    <w:p w14:paraId="03074E63" w14:textId="77777777" w:rsidR="00BA5DDB" w:rsidRPr="00BA5DDB" w:rsidRDefault="00BA5DDB" w:rsidP="00BA5DDB">
      <w:pPr>
        <w:spacing w:after="0" w:line="240" w:lineRule="auto"/>
        <w:ind w:firstLine="720"/>
        <w:rPr>
          <w:rFonts w:ascii="Consolas" w:eastAsia="Times New Roman" w:hAnsi="Consolas" w:cs="Times New Roman"/>
          <w:color w:val="171717"/>
          <w:sz w:val="21"/>
          <w:szCs w:val="21"/>
          <w:shd w:val="clear" w:color="auto" w:fill="FAFAFA"/>
          <w:lang w:eastAsia="en-IN"/>
        </w:rPr>
      </w:pPr>
      <w:r w:rsidRPr="00BA5DDB">
        <w:rPr>
          <w:rFonts w:ascii="Consolas" w:eastAsia="Times New Roman" w:hAnsi="Consolas" w:cs="Times New Roman"/>
          <w:color w:val="171717"/>
          <w:sz w:val="21"/>
          <w:szCs w:val="21"/>
          <w:shd w:val="clear" w:color="auto" w:fill="FAFAFA"/>
          <w:lang w:eastAsia="en-IN"/>
        </w:rPr>
        <w:t>}</w:t>
      </w:r>
    </w:p>
    <w:p w14:paraId="54B81F9A" w14:textId="4A56D4A7" w:rsidR="00BA5DDB" w:rsidRPr="00A23568" w:rsidRDefault="00BA5DDB" w:rsidP="00BA5DDB">
      <w:pPr>
        <w:shd w:val="clear" w:color="auto" w:fill="FFFFFF"/>
        <w:spacing w:beforeAutospacing="1" w:after="0" w:afterAutospacing="1" w:line="240" w:lineRule="auto"/>
        <w:ind w:left="720"/>
        <w:rPr>
          <w:rFonts w:cstheme="minorHAnsi"/>
          <w:color w:val="24292E"/>
          <w:sz w:val="24"/>
          <w:szCs w:val="24"/>
        </w:rPr>
      </w:pPr>
      <w:r w:rsidRPr="00BA5DDB">
        <w:rPr>
          <w:rFonts w:ascii="Consolas" w:eastAsia="Times New Roman" w:hAnsi="Consolas" w:cs="Times New Roman"/>
          <w:color w:val="171717"/>
          <w:sz w:val="21"/>
          <w:szCs w:val="21"/>
          <w:shd w:val="clear" w:color="auto" w:fill="FAFAFA"/>
          <w:lang w:eastAsia="en-IN"/>
        </w:rPr>
        <w:t>Console.WriteLine();</w:t>
      </w:r>
    </w:p>
    <w:p w14:paraId="15C6FECD" w14:textId="0E29A9C9" w:rsidR="007E29DA" w:rsidRDefault="007E29DA" w:rsidP="007E29DA">
      <w:pPr>
        <w:pStyle w:val="paragraph"/>
        <w:spacing w:beforeAutospacing="0" w:after="0" w:afterAutospacing="0" w:line="276" w:lineRule="auto"/>
        <w:textAlignment w:val="baseline"/>
        <w:rPr>
          <w:rStyle w:val="eop"/>
          <w:rFonts w:asciiTheme="minorHAnsi" w:hAnsiTheme="minorHAnsi" w:cstheme="minorHAnsi"/>
        </w:rPr>
      </w:pPr>
    </w:p>
    <w:p w14:paraId="34F64EDC" w14:textId="683C2237" w:rsidR="00A23568" w:rsidRDefault="00A23568" w:rsidP="007E29DA">
      <w:pPr>
        <w:pStyle w:val="paragraph"/>
        <w:spacing w:beforeAutospacing="0" w:after="0" w:afterAutospacing="0" w:line="276" w:lineRule="auto"/>
        <w:textAlignment w:val="baseline"/>
        <w:rPr>
          <w:rStyle w:val="eop"/>
          <w:rFonts w:asciiTheme="minorHAnsi" w:hAnsiTheme="minorHAnsi" w:cstheme="minorHAnsi"/>
          <w:b/>
          <w:bCs/>
        </w:rPr>
      </w:pPr>
    </w:p>
    <w:p w14:paraId="65F97F14" w14:textId="77777777" w:rsidR="00A23568" w:rsidRPr="00A23568" w:rsidRDefault="00A23568" w:rsidP="007E29DA">
      <w:pPr>
        <w:pStyle w:val="paragraph"/>
        <w:spacing w:beforeAutospacing="0" w:after="0" w:afterAutospacing="0" w:line="276" w:lineRule="auto"/>
        <w:textAlignment w:val="baseline"/>
        <w:rPr>
          <w:rStyle w:val="eop"/>
          <w:rFonts w:asciiTheme="minorHAnsi" w:hAnsiTheme="minorHAnsi" w:cstheme="minorHAnsi"/>
          <w:b/>
          <w:bCs/>
        </w:rPr>
      </w:pPr>
    </w:p>
    <w:p w14:paraId="5F5A09B1" w14:textId="77777777" w:rsidR="00EA1C9A" w:rsidRDefault="003E5874">
      <w:pPr>
        <w:pStyle w:val="paragraph"/>
        <w:spacing w:beforeAutospacing="0" w:after="0" w:afterAutospacing="0"/>
        <w:ind w:left="720" w:firstLine="720"/>
        <w:textAlignment w:val="baseline"/>
        <w:rPr>
          <w:rFonts w:asciiTheme="minorHAnsi" w:hAnsiTheme="minorHAnsi" w:cstheme="minorHAnsi"/>
        </w:rPr>
      </w:pPr>
      <w:r>
        <w:rPr>
          <w:rStyle w:val="eop"/>
          <w:rFonts w:asciiTheme="minorHAnsi" w:hAnsiTheme="minorHAnsi" w:cstheme="minorHAnsi"/>
        </w:rPr>
        <w:t> </w:t>
      </w:r>
    </w:p>
    <w:p w14:paraId="1C32AA2A" w14:textId="77777777" w:rsidR="00EA1C9A" w:rsidRDefault="003E5874">
      <w:pPr>
        <w:rPr>
          <w:rStyle w:val="normaltextrun"/>
          <w:rFonts w:ascii="Calibri" w:eastAsia="Times New Roman" w:hAnsi="Calibri" w:cs="Calibri"/>
          <w:b/>
          <w:bCs/>
          <w:sz w:val="40"/>
          <w:szCs w:val="40"/>
          <w:lang w:val="en-US" w:eastAsia="en-IN"/>
        </w:rPr>
      </w:pPr>
      <w:r>
        <w:br w:type="page"/>
      </w:r>
    </w:p>
    <w:p w14:paraId="5EB6BF15" w14:textId="77777777" w:rsidR="00EA1C9A" w:rsidRDefault="003E5874">
      <w:pPr>
        <w:pStyle w:val="paragraph"/>
        <w:spacing w:beforeAutospacing="0" w:after="0" w:afterAutospacing="0"/>
        <w:textAlignment w:val="baseline"/>
        <w:rPr>
          <w:rStyle w:val="normaltextrun"/>
          <w:rFonts w:ascii="Calibri" w:hAnsi="Calibri" w:cs="Calibri"/>
          <w:b/>
          <w:bCs/>
          <w:sz w:val="40"/>
          <w:szCs w:val="40"/>
          <w:lang w:val="en-US"/>
        </w:rPr>
      </w:pPr>
      <w:bookmarkStart w:id="5" w:name="GIT_BEST_PRACTICES"/>
      <w:bookmarkEnd w:id="5"/>
      <w:r>
        <w:rPr>
          <w:rStyle w:val="normaltextrun"/>
          <w:rFonts w:ascii="Calibri" w:hAnsi="Calibri" w:cs="Calibri"/>
          <w:b/>
          <w:bCs/>
          <w:sz w:val="40"/>
          <w:szCs w:val="40"/>
          <w:lang w:val="en-US"/>
        </w:rPr>
        <w:lastRenderedPageBreak/>
        <w:t>Git Best Practices:</w:t>
      </w:r>
    </w:p>
    <w:p w14:paraId="23CD80D1" w14:textId="77777777" w:rsidR="00EA1C9A" w:rsidRDefault="003E5874">
      <w:pPr>
        <w:pStyle w:val="paragraph"/>
        <w:spacing w:beforeAutospacing="0" w:after="0" w:afterAutospacing="0"/>
        <w:textAlignment w:val="baseline"/>
        <w:rPr>
          <w:rStyle w:val="normaltextrun"/>
          <w:rFonts w:ascii="Calibri" w:hAnsi="Calibri" w:cs="Calibri"/>
          <w:b/>
          <w:bCs/>
          <w:sz w:val="40"/>
          <w:szCs w:val="40"/>
          <w:lang w:val="en-US"/>
        </w:rPr>
      </w:pPr>
      <w:r>
        <w:rPr>
          <w:rStyle w:val="normaltextrun"/>
          <w:rFonts w:ascii="Calibri" w:hAnsi="Calibri" w:cs="Calibri"/>
          <w:b/>
          <w:bCs/>
          <w:sz w:val="40"/>
          <w:szCs w:val="40"/>
          <w:lang w:val="en-US"/>
        </w:rPr>
        <w:t>  </w:t>
      </w:r>
    </w:p>
    <w:p w14:paraId="1DD392E4" w14:textId="77777777" w:rsidR="00EA1C9A" w:rsidRDefault="003E5874">
      <w:pPr>
        <w:pStyle w:val="paragraph"/>
        <w:numPr>
          <w:ilvl w:val="0"/>
          <w:numId w:val="34"/>
        </w:numPr>
        <w:spacing w:beforeAutospacing="0" w:after="0" w:afterAutospacing="0" w:line="276" w:lineRule="auto"/>
        <w:textAlignment w:val="baseline"/>
        <w:rPr>
          <w:rStyle w:val="normaltextrun"/>
          <w:b/>
          <w:bCs/>
          <w:lang w:val="en-US"/>
        </w:rPr>
      </w:pPr>
      <w:r>
        <w:rPr>
          <w:rStyle w:val="normaltextrun"/>
          <w:rFonts w:asciiTheme="minorHAnsi" w:hAnsiTheme="minorHAnsi" w:cstheme="minorHAnsi"/>
          <w:b/>
          <w:bCs/>
          <w:lang w:val="en-US"/>
        </w:rPr>
        <w:t>Make small commits </w:t>
      </w:r>
      <w:r>
        <w:rPr>
          <w:rStyle w:val="normaltextrun"/>
          <w:b/>
          <w:bCs/>
          <w:lang w:val="en-US"/>
        </w:rPr>
        <w:t> </w:t>
      </w:r>
    </w:p>
    <w:p w14:paraId="58B6FACF" w14:textId="77777777" w:rsidR="00EA1C9A" w:rsidRDefault="003E5874">
      <w:pPr>
        <w:pStyle w:val="paragraph"/>
        <w:spacing w:beforeAutospacing="0" w:after="0" w:afterAutospacing="0" w:line="276" w:lineRule="auto"/>
        <w:ind w:left="720"/>
        <w:jc w:val="both"/>
        <w:textAlignment w:val="baseline"/>
        <w:rPr>
          <w:rFonts w:asciiTheme="minorHAnsi" w:hAnsiTheme="minorHAnsi" w:cstheme="minorHAnsi"/>
        </w:rPr>
      </w:pPr>
      <w:proofErr w:type="gramStart"/>
      <w:r>
        <w:rPr>
          <w:rStyle w:val="normaltextrun"/>
          <w:rFonts w:asciiTheme="minorHAnsi" w:hAnsiTheme="minorHAnsi" w:cstheme="minorHAnsi"/>
          <w:lang w:val="en-US"/>
        </w:rPr>
        <w:t>Let’s</w:t>
      </w:r>
      <w:proofErr w:type="gramEnd"/>
      <w:r>
        <w:rPr>
          <w:rStyle w:val="normaltextrun"/>
          <w:rFonts w:asciiTheme="minorHAnsi" w:hAnsiTheme="minorHAnsi" w:cstheme="minorHAnsi"/>
          <w:lang w:val="en-US"/>
        </w:rPr>
        <w:t xml:space="preserve"> say you have two bugs that you just fixed. Each bug fix should produce a separate commit. By doing that you are creating an organized log of commits, which makes it easy for other developers to read and maintain the code base. It is a good practice to push code more often and not end up with a messy repo.</w:t>
      </w:r>
      <w:r>
        <w:rPr>
          <w:rStyle w:val="eop"/>
          <w:rFonts w:asciiTheme="minorHAnsi" w:hAnsiTheme="minorHAnsi" w:cstheme="minorHAnsi"/>
        </w:rPr>
        <w:t> </w:t>
      </w:r>
    </w:p>
    <w:p w14:paraId="7EC0CA10" w14:textId="77777777" w:rsidR="00EA1C9A" w:rsidRDefault="003E5874">
      <w:pPr>
        <w:pStyle w:val="paragraph"/>
        <w:numPr>
          <w:ilvl w:val="0"/>
          <w:numId w:val="11"/>
        </w:numPr>
        <w:spacing w:beforeAutospacing="0" w:after="0" w:afterAutospacing="0" w:line="276" w:lineRule="auto"/>
        <w:textAlignment w:val="baseline"/>
        <w:rPr>
          <w:rFonts w:asciiTheme="minorHAnsi" w:hAnsiTheme="minorHAnsi" w:cstheme="minorHAnsi"/>
        </w:rPr>
      </w:pPr>
      <w:r>
        <w:rPr>
          <w:rStyle w:val="normaltextrun"/>
          <w:rFonts w:asciiTheme="minorHAnsi" w:hAnsiTheme="minorHAnsi" w:cstheme="minorHAnsi"/>
          <w:b/>
          <w:bCs/>
          <w:lang w:val="en-US"/>
        </w:rPr>
        <w:t>Commit complete and well tested code</w:t>
      </w:r>
    </w:p>
    <w:p w14:paraId="4514B31C" w14:textId="77777777" w:rsidR="00EA1C9A" w:rsidRDefault="003E5874">
      <w:pPr>
        <w:pStyle w:val="paragraph"/>
        <w:spacing w:beforeAutospacing="0" w:after="0" w:afterAutospacing="0" w:line="276" w:lineRule="auto"/>
        <w:ind w:left="720"/>
        <w:textAlignment w:val="baseline"/>
        <w:rPr>
          <w:rFonts w:asciiTheme="minorHAnsi" w:hAnsiTheme="minorHAnsi" w:cstheme="minorHAnsi"/>
        </w:rPr>
      </w:pPr>
      <w:r>
        <w:rPr>
          <w:rStyle w:val="normaltextrun"/>
          <w:rFonts w:asciiTheme="minorHAnsi" w:hAnsiTheme="minorHAnsi" w:cstheme="minorHAnsi"/>
          <w:lang w:val="en-US"/>
        </w:rPr>
        <w:t>Never commit incomplete code. This goes against the concept of committing. If you are working on a large task, try to break it down to smaller assignments and ensure that each task is complete. Also, get in the habit of testing your code prior to the commit stage.</w:t>
      </w:r>
      <w:r>
        <w:rPr>
          <w:rStyle w:val="eop"/>
          <w:rFonts w:asciiTheme="minorHAnsi" w:hAnsiTheme="minorHAnsi" w:cstheme="minorHAnsi"/>
        </w:rPr>
        <w:t> </w:t>
      </w:r>
    </w:p>
    <w:p w14:paraId="46281735" w14:textId="77777777" w:rsidR="00EA1C9A" w:rsidRDefault="003E5874">
      <w:pPr>
        <w:pStyle w:val="paragraph"/>
        <w:numPr>
          <w:ilvl w:val="0"/>
          <w:numId w:val="11"/>
        </w:numPr>
        <w:spacing w:beforeAutospacing="0" w:after="0" w:afterAutospacing="0" w:line="276" w:lineRule="auto"/>
        <w:textAlignment w:val="baseline"/>
        <w:rPr>
          <w:rStyle w:val="normaltextrun"/>
          <w:b/>
          <w:bCs/>
          <w:lang w:val="en-US"/>
        </w:rPr>
      </w:pPr>
      <w:r>
        <w:rPr>
          <w:rStyle w:val="normaltextrun"/>
          <w:rFonts w:asciiTheme="minorHAnsi" w:hAnsiTheme="minorHAnsi" w:cstheme="minorHAnsi"/>
          <w:b/>
          <w:bCs/>
          <w:lang w:val="en-US"/>
        </w:rPr>
        <w:t>Commit messages:</w:t>
      </w:r>
      <w:r>
        <w:rPr>
          <w:rStyle w:val="normaltextrun"/>
          <w:b/>
          <w:bCs/>
          <w:lang w:val="en-US"/>
        </w:rPr>
        <w:t> </w:t>
      </w:r>
    </w:p>
    <w:p w14:paraId="0B0F2486" w14:textId="77777777" w:rsidR="00EA1C9A" w:rsidRDefault="003E5874">
      <w:pPr>
        <w:pStyle w:val="paragraph"/>
        <w:spacing w:beforeAutospacing="0" w:after="0" w:afterAutospacing="0" w:line="276" w:lineRule="auto"/>
        <w:ind w:left="720"/>
        <w:textAlignment w:val="baseline"/>
        <w:rPr>
          <w:rFonts w:asciiTheme="minorHAnsi" w:hAnsiTheme="minorHAnsi" w:cstheme="minorHAnsi"/>
        </w:rPr>
      </w:pPr>
      <w:r>
        <w:rPr>
          <w:rStyle w:val="normaltextrun"/>
          <w:rFonts w:asciiTheme="minorHAnsi" w:hAnsiTheme="minorHAnsi" w:cstheme="minorHAnsi"/>
          <w:lang w:val="en-US"/>
        </w:rPr>
        <w:t>Maintain good commit messages that will help to understand commit history. Appropriate commit message will also provide checkpoint to rollback.</w:t>
      </w:r>
      <w:r>
        <w:rPr>
          <w:rStyle w:val="eop"/>
          <w:rFonts w:asciiTheme="minorHAnsi" w:hAnsiTheme="minorHAnsi" w:cstheme="minorHAnsi"/>
        </w:rPr>
        <w:t> </w:t>
      </w:r>
    </w:p>
    <w:p w14:paraId="5EF8DB1B" w14:textId="77777777" w:rsidR="00EA1C9A" w:rsidRDefault="003E5874">
      <w:pPr>
        <w:pStyle w:val="paragraph"/>
        <w:spacing w:beforeAutospacing="0" w:after="0" w:afterAutospacing="0" w:line="276" w:lineRule="auto"/>
        <w:ind w:left="720"/>
        <w:textAlignment w:val="baseline"/>
        <w:rPr>
          <w:rFonts w:asciiTheme="minorHAnsi" w:hAnsiTheme="minorHAnsi" w:cstheme="minorHAnsi"/>
        </w:rPr>
      </w:pPr>
      <w:r>
        <w:rPr>
          <w:rStyle w:val="normaltextrun"/>
          <w:rFonts w:asciiTheme="minorHAnsi" w:hAnsiTheme="minorHAnsi" w:cstheme="minorHAnsi"/>
          <w:lang w:val="en-US"/>
        </w:rPr>
        <w:t>Besides a meaning full commit message, we can follow a template which gives us a glance what commit is about. </w:t>
      </w:r>
      <w:r>
        <w:rPr>
          <w:rStyle w:val="eop"/>
          <w:rFonts w:asciiTheme="minorHAnsi" w:hAnsiTheme="minorHAnsi" w:cstheme="minorHAnsi"/>
        </w:rPr>
        <w:t> </w:t>
      </w:r>
    </w:p>
    <w:p w14:paraId="0BFA7E04"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lang w:val="en-US"/>
        </w:rPr>
        <w:t>&lt;Action code&gt;: &lt;your commit message&gt;</w:t>
      </w:r>
      <w:r>
        <w:rPr>
          <w:rStyle w:val="eop"/>
          <w:rFonts w:asciiTheme="minorHAnsi" w:hAnsiTheme="minorHAnsi" w:cstheme="minorHAnsi"/>
        </w:rPr>
        <w:t> </w:t>
      </w:r>
    </w:p>
    <w:p w14:paraId="23C125D0"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b/>
          <w:bCs/>
          <w:lang w:val="en-US"/>
        </w:rPr>
        <w:t>Action codes:</w:t>
      </w:r>
      <w:r>
        <w:rPr>
          <w:rStyle w:val="eop"/>
          <w:rFonts w:asciiTheme="minorHAnsi" w:hAnsiTheme="minorHAnsi" w:cstheme="minorHAnsi"/>
        </w:rPr>
        <w:t> </w:t>
      </w:r>
    </w:p>
    <w:p w14:paraId="43D4658B"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b/>
          <w:bCs/>
          <w:lang w:val="en-US"/>
        </w:rPr>
        <w:t>ADD</w:t>
      </w:r>
      <w:r>
        <w:rPr>
          <w:rStyle w:val="normaltextrun"/>
          <w:rFonts w:asciiTheme="minorHAnsi" w:hAnsiTheme="minorHAnsi" w:cstheme="minorHAnsi"/>
          <w:lang w:val="en-US"/>
        </w:rPr>
        <w:t>: When you added a new code to a new file.</w:t>
      </w:r>
      <w:r>
        <w:rPr>
          <w:rStyle w:val="eop"/>
          <w:rFonts w:asciiTheme="minorHAnsi" w:hAnsiTheme="minorHAnsi" w:cstheme="minorHAnsi"/>
        </w:rPr>
        <w:t> </w:t>
      </w:r>
    </w:p>
    <w:p w14:paraId="46485C30"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b/>
          <w:bCs/>
          <w:lang w:val="en-US"/>
        </w:rPr>
        <w:t>DEL: </w:t>
      </w:r>
      <w:r>
        <w:rPr>
          <w:rStyle w:val="normaltextrun"/>
          <w:rFonts w:asciiTheme="minorHAnsi" w:hAnsiTheme="minorHAnsi" w:cstheme="minorHAnsi"/>
          <w:lang w:val="en-US"/>
        </w:rPr>
        <w:t>When you deleted the file completely.</w:t>
      </w:r>
      <w:r>
        <w:rPr>
          <w:rStyle w:val="eop"/>
          <w:rFonts w:asciiTheme="minorHAnsi" w:hAnsiTheme="minorHAnsi" w:cstheme="minorHAnsi"/>
        </w:rPr>
        <w:t> </w:t>
      </w:r>
    </w:p>
    <w:p w14:paraId="61057D58"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b/>
          <w:bCs/>
          <w:lang w:val="en-US"/>
        </w:rPr>
        <w:t>UPD: </w:t>
      </w:r>
      <w:r>
        <w:rPr>
          <w:rStyle w:val="normaltextrun"/>
          <w:rFonts w:asciiTheme="minorHAnsi" w:hAnsiTheme="minorHAnsi" w:cstheme="minorHAnsi"/>
          <w:lang w:val="en-US"/>
        </w:rPr>
        <w:t>When you updated the existing the code with new code.</w:t>
      </w:r>
      <w:r>
        <w:rPr>
          <w:rStyle w:val="eop"/>
          <w:rFonts w:asciiTheme="minorHAnsi" w:hAnsiTheme="minorHAnsi" w:cstheme="minorHAnsi"/>
        </w:rPr>
        <w:t> </w:t>
      </w:r>
    </w:p>
    <w:p w14:paraId="2AA685FE"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b/>
          <w:bCs/>
          <w:lang w:val="en-US"/>
        </w:rPr>
        <w:t>ENH: </w:t>
      </w:r>
      <w:r>
        <w:rPr>
          <w:rStyle w:val="normaltextrun"/>
          <w:rFonts w:asciiTheme="minorHAnsi" w:hAnsiTheme="minorHAnsi" w:cstheme="minorHAnsi"/>
          <w:lang w:val="en-US"/>
        </w:rPr>
        <w:t>When you add new feature/code to existing code.</w:t>
      </w:r>
      <w:r>
        <w:rPr>
          <w:rStyle w:val="eop"/>
          <w:rFonts w:asciiTheme="minorHAnsi" w:hAnsiTheme="minorHAnsi" w:cstheme="minorHAnsi"/>
        </w:rPr>
        <w:t> </w:t>
      </w:r>
    </w:p>
    <w:p w14:paraId="516F1FC3"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b/>
          <w:bCs/>
          <w:lang w:val="en-US"/>
        </w:rPr>
        <w:t>RMV: </w:t>
      </w:r>
      <w:r>
        <w:rPr>
          <w:rStyle w:val="normaltextrun"/>
          <w:rFonts w:asciiTheme="minorHAnsi" w:hAnsiTheme="minorHAnsi" w:cstheme="minorHAnsi"/>
          <w:lang w:val="en-US"/>
        </w:rPr>
        <w:t>When you removed </w:t>
      </w:r>
      <w:r>
        <w:rPr>
          <w:rStyle w:val="contextualspellingandgrammarerror"/>
          <w:rFonts w:asciiTheme="minorHAnsi" w:hAnsiTheme="minorHAnsi" w:cstheme="minorHAnsi"/>
          <w:lang w:val="en-US"/>
        </w:rPr>
        <w:t>complete/part</w:t>
      </w:r>
      <w:r>
        <w:rPr>
          <w:rStyle w:val="normaltextrun"/>
          <w:rFonts w:asciiTheme="minorHAnsi" w:hAnsiTheme="minorHAnsi" w:cstheme="minorHAnsi"/>
          <w:lang w:val="en-US"/>
        </w:rPr>
        <w:t> of existing code.</w:t>
      </w:r>
      <w:r>
        <w:rPr>
          <w:rStyle w:val="eop"/>
          <w:rFonts w:asciiTheme="minorHAnsi" w:hAnsiTheme="minorHAnsi" w:cstheme="minorHAnsi"/>
        </w:rPr>
        <w:t>  </w:t>
      </w:r>
    </w:p>
    <w:p w14:paraId="2F22686A"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proofErr w:type="spellStart"/>
      <w:r>
        <w:rPr>
          <w:rStyle w:val="spellingerror"/>
          <w:rFonts w:asciiTheme="minorHAnsi" w:hAnsiTheme="minorHAnsi" w:cstheme="minorHAnsi"/>
          <w:b/>
          <w:bCs/>
          <w:lang w:val="en-US"/>
        </w:rPr>
        <w:t>Eg</w:t>
      </w:r>
      <w:proofErr w:type="spellEnd"/>
      <w:r>
        <w:rPr>
          <w:rStyle w:val="normaltextrun"/>
          <w:rFonts w:asciiTheme="minorHAnsi" w:hAnsiTheme="minorHAnsi" w:cstheme="minorHAnsi"/>
          <w:b/>
          <w:bCs/>
          <w:lang w:val="en-US"/>
        </w:rPr>
        <w:t>: </w:t>
      </w:r>
      <w:r>
        <w:rPr>
          <w:rStyle w:val="eop"/>
          <w:rFonts w:asciiTheme="minorHAnsi" w:hAnsiTheme="minorHAnsi" w:cstheme="minorHAnsi"/>
        </w:rPr>
        <w:t> </w:t>
      </w:r>
    </w:p>
    <w:p w14:paraId="560C658D"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lang w:val="en-US"/>
        </w:rPr>
        <w:t>ADD: login component with </w:t>
      </w:r>
      <w:r>
        <w:rPr>
          <w:rStyle w:val="contextualspellingandgrammarerror"/>
          <w:rFonts w:asciiTheme="minorHAnsi" w:hAnsiTheme="minorHAnsi" w:cstheme="minorHAnsi"/>
          <w:lang w:val="en-US"/>
        </w:rPr>
        <w:t>token</w:t>
      </w:r>
      <w:r>
        <w:rPr>
          <w:rStyle w:val="normaltextrun"/>
          <w:rFonts w:asciiTheme="minorHAnsi" w:hAnsiTheme="minorHAnsi" w:cstheme="minorHAnsi"/>
          <w:lang w:val="en-US"/>
        </w:rPr>
        <w:t> auth</w:t>
      </w:r>
      <w:r>
        <w:rPr>
          <w:rStyle w:val="eop"/>
          <w:rFonts w:asciiTheme="minorHAnsi" w:hAnsiTheme="minorHAnsi" w:cstheme="minorHAnsi"/>
        </w:rPr>
        <w:t> </w:t>
      </w:r>
    </w:p>
    <w:p w14:paraId="34A0B128"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lang w:val="en-US"/>
        </w:rPr>
        <w:t>ENH: login component with </w:t>
      </w:r>
      <w:r>
        <w:rPr>
          <w:rStyle w:val="contextualspellingandgrammarerror"/>
          <w:rFonts w:asciiTheme="minorHAnsi" w:hAnsiTheme="minorHAnsi" w:cstheme="minorHAnsi"/>
          <w:lang w:val="en-US"/>
        </w:rPr>
        <w:t>refresh</w:t>
      </w:r>
      <w:r>
        <w:rPr>
          <w:rStyle w:val="normaltextrun"/>
          <w:rFonts w:asciiTheme="minorHAnsi" w:hAnsiTheme="minorHAnsi" w:cstheme="minorHAnsi"/>
          <w:lang w:val="en-US"/>
        </w:rPr>
        <w:t> token</w:t>
      </w:r>
      <w:r>
        <w:rPr>
          <w:rStyle w:val="eop"/>
          <w:rFonts w:asciiTheme="minorHAnsi" w:hAnsiTheme="minorHAnsi" w:cstheme="minorHAnsi"/>
        </w:rPr>
        <w:t> </w:t>
      </w:r>
    </w:p>
    <w:p w14:paraId="13B92AB1"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lang w:val="en-US"/>
        </w:rPr>
        <w:t>UPD: login component with sessions</w:t>
      </w:r>
      <w:r>
        <w:rPr>
          <w:rStyle w:val="eop"/>
          <w:rFonts w:asciiTheme="minorHAnsi" w:hAnsiTheme="minorHAnsi" w:cstheme="minorHAnsi"/>
        </w:rPr>
        <w:t> </w:t>
      </w:r>
    </w:p>
    <w:p w14:paraId="41A79600"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lang w:val="en-US"/>
        </w:rPr>
        <w:t>RMV: refresh token since created </w:t>
      </w:r>
      <w:r>
        <w:rPr>
          <w:rStyle w:val="contextualspellingandgrammarerror"/>
          <w:rFonts w:asciiTheme="minorHAnsi" w:hAnsiTheme="minorHAnsi" w:cstheme="minorHAnsi"/>
          <w:lang w:val="en-US"/>
        </w:rPr>
        <w:t>anomaly</w:t>
      </w:r>
      <w:r>
        <w:rPr>
          <w:rStyle w:val="normaltextrun"/>
          <w:rFonts w:asciiTheme="minorHAnsi" w:hAnsiTheme="minorHAnsi" w:cstheme="minorHAnsi"/>
          <w:lang w:val="en-US"/>
        </w:rPr>
        <w:t> with </w:t>
      </w:r>
      <w:r>
        <w:rPr>
          <w:rStyle w:val="contextualspellingandgrammarerror"/>
          <w:rFonts w:asciiTheme="minorHAnsi" w:hAnsiTheme="minorHAnsi" w:cstheme="minorHAnsi"/>
          <w:lang w:val="en-US"/>
        </w:rPr>
        <w:t>session</w:t>
      </w:r>
      <w:r>
        <w:rPr>
          <w:rStyle w:val="normaltextrun"/>
          <w:rFonts w:asciiTheme="minorHAnsi" w:hAnsiTheme="minorHAnsi" w:cstheme="minorHAnsi"/>
          <w:lang w:val="en-US"/>
        </w:rPr>
        <w:t> token</w:t>
      </w:r>
      <w:r>
        <w:rPr>
          <w:rStyle w:val="eop"/>
          <w:rFonts w:asciiTheme="minorHAnsi" w:hAnsiTheme="minorHAnsi" w:cstheme="minorHAnsi"/>
        </w:rPr>
        <w:t> </w:t>
      </w:r>
    </w:p>
    <w:p w14:paraId="553265B3" w14:textId="77777777" w:rsidR="00EA1C9A" w:rsidRDefault="003E5874">
      <w:pPr>
        <w:pStyle w:val="paragraph"/>
        <w:spacing w:beforeAutospacing="0" w:after="0" w:afterAutospacing="0" w:line="276" w:lineRule="auto"/>
        <w:ind w:firstLine="720"/>
        <w:textAlignment w:val="baseline"/>
        <w:rPr>
          <w:rFonts w:asciiTheme="minorHAnsi" w:hAnsiTheme="minorHAnsi" w:cstheme="minorHAnsi"/>
        </w:rPr>
      </w:pPr>
      <w:r>
        <w:rPr>
          <w:rStyle w:val="normaltextrun"/>
          <w:rFonts w:asciiTheme="minorHAnsi" w:hAnsiTheme="minorHAnsi" w:cstheme="minorHAnsi"/>
          <w:lang w:val="en-US"/>
        </w:rPr>
        <w:t>DEL: login component since security is disabled</w:t>
      </w:r>
      <w:r>
        <w:rPr>
          <w:rStyle w:val="eop"/>
          <w:rFonts w:asciiTheme="minorHAnsi" w:hAnsiTheme="minorHAnsi" w:cstheme="minorHAnsi"/>
        </w:rPr>
        <w:t> </w:t>
      </w:r>
    </w:p>
    <w:p w14:paraId="09746CDB" w14:textId="77777777" w:rsidR="00EA1C9A" w:rsidRDefault="003E5874">
      <w:pPr>
        <w:pStyle w:val="paragraph"/>
        <w:spacing w:beforeAutospacing="0" w:after="0" w:afterAutospacing="0" w:line="276" w:lineRule="auto"/>
        <w:textAlignment w:val="baseline"/>
        <w:rPr>
          <w:rFonts w:asciiTheme="minorHAnsi" w:hAnsiTheme="minorHAnsi" w:cstheme="minorHAnsi"/>
        </w:rPr>
      </w:pPr>
      <w:r>
        <w:rPr>
          <w:rStyle w:val="eop"/>
          <w:rFonts w:asciiTheme="minorHAnsi" w:hAnsiTheme="minorHAnsi" w:cstheme="minorHAnsi"/>
        </w:rPr>
        <w:t> </w:t>
      </w:r>
    </w:p>
    <w:p w14:paraId="5280C574" w14:textId="77777777" w:rsidR="00EA1C9A" w:rsidRDefault="003E5874">
      <w:pPr>
        <w:rPr>
          <w:rStyle w:val="normaltextrun"/>
          <w:rFonts w:eastAsia="Times New Roman" w:cstheme="minorHAnsi"/>
          <w:b/>
          <w:bCs/>
          <w:sz w:val="24"/>
          <w:szCs w:val="24"/>
          <w:lang w:val="en-US" w:eastAsia="en-IN"/>
        </w:rPr>
      </w:pPr>
      <w:r>
        <w:br w:type="page"/>
      </w:r>
    </w:p>
    <w:p w14:paraId="3123E050" w14:textId="77777777" w:rsidR="00EA1C9A" w:rsidRDefault="003E5874">
      <w:pPr>
        <w:pStyle w:val="paragraph"/>
        <w:numPr>
          <w:ilvl w:val="0"/>
          <w:numId w:val="11"/>
        </w:numPr>
        <w:spacing w:beforeAutospacing="0" w:after="0" w:afterAutospacing="0" w:line="276" w:lineRule="auto"/>
        <w:textAlignment w:val="baseline"/>
        <w:rPr>
          <w:rStyle w:val="normaltextrun"/>
          <w:b/>
          <w:bCs/>
          <w:lang w:val="en-US"/>
        </w:rPr>
      </w:pPr>
      <w:r>
        <w:rPr>
          <w:rStyle w:val="normaltextrun"/>
          <w:rFonts w:asciiTheme="minorHAnsi" w:hAnsiTheme="minorHAnsi" w:cstheme="minorHAnsi"/>
          <w:b/>
          <w:bCs/>
          <w:lang w:val="en-US"/>
        </w:rPr>
        <w:lastRenderedPageBreak/>
        <w:t>Using git-flow:</w:t>
      </w:r>
      <w:r>
        <w:rPr>
          <w:rStyle w:val="normaltextrun"/>
          <w:b/>
          <w:bCs/>
          <w:lang w:val="en-US"/>
        </w:rPr>
        <w:t> </w:t>
      </w:r>
    </w:p>
    <w:p w14:paraId="4861297D" w14:textId="77777777" w:rsidR="00EA1C9A" w:rsidRDefault="003E5874">
      <w:pPr>
        <w:pStyle w:val="paragraph"/>
        <w:spacing w:beforeAutospacing="0" w:after="0" w:afterAutospacing="0" w:line="276" w:lineRule="auto"/>
        <w:ind w:left="720"/>
        <w:textAlignment w:val="baseline"/>
        <w:rPr>
          <w:rFonts w:asciiTheme="minorHAnsi" w:hAnsiTheme="minorHAnsi" w:cstheme="minorHAnsi"/>
        </w:rPr>
      </w:pPr>
      <w:proofErr w:type="spellStart"/>
      <w:r>
        <w:rPr>
          <w:rStyle w:val="normaltextrun"/>
          <w:rFonts w:asciiTheme="minorHAnsi" w:hAnsiTheme="minorHAnsi" w:cstheme="minorHAnsi"/>
          <w:lang w:val="en-US"/>
        </w:rPr>
        <w:t>Gitflow</w:t>
      </w:r>
      <w:proofErr w:type="spellEnd"/>
      <w:r>
        <w:rPr>
          <w:rStyle w:val="normaltextrun"/>
          <w:rFonts w:asciiTheme="minorHAnsi" w:hAnsiTheme="minorHAnsi" w:cstheme="minorHAnsi"/>
          <w:lang w:val="en-US"/>
        </w:rPr>
        <w:t xml:space="preserve"> was developed to manage the branching mechanism with a standardized approach when developing features, handling releases and managing hotfixes. Using multiple separate branches in Git will provide flexibility but gets complex. This is easy in </w:t>
      </w:r>
      <w:proofErr w:type="spellStart"/>
      <w:r>
        <w:rPr>
          <w:rStyle w:val="normaltextrun"/>
          <w:rFonts w:asciiTheme="minorHAnsi" w:hAnsiTheme="minorHAnsi" w:cstheme="minorHAnsi"/>
          <w:lang w:val="en-US"/>
        </w:rPr>
        <w:t>Gitflow</w:t>
      </w:r>
      <w:proofErr w:type="spellEnd"/>
      <w:r>
        <w:rPr>
          <w:rStyle w:val="normaltextrun"/>
          <w:rFonts w:asciiTheme="minorHAnsi" w:hAnsiTheme="minorHAnsi" w:cstheme="minorHAnsi"/>
          <w:lang w:val="en-US"/>
        </w:rPr>
        <w:t xml:space="preserve">. </w:t>
      </w:r>
      <w:proofErr w:type="spellStart"/>
      <w:r>
        <w:rPr>
          <w:rStyle w:val="normaltextrun"/>
          <w:rFonts w:asciiTheme="minorHAnsi" w:hAnsiTheme="minorHAnsi" w:cstheme="minorHAnsi"/>
          <w:lang w:val="en-US"/>
        </w:rPr>
        <w:t>Gitflow</w:t>
      </w:r>
      <w:proofErr w:type="spellEnd"/>
      <w:r>
        <w:rPr>
          <w:rStyle w:val="normaltextrun"/>
          <w:rFonts w:asciiTheme="minorHAnsi" w:hAnsiTheme="minorHAnsi" w:cstheme="minorHAnsi"/>
          <w:lang w:val="en-US"/>
        </w:rPr>
        <w:t xml:space="preserve"> makes developer speed up the process with familiar branch structure. Single command to do multiple things at a time. Switching branches is easy. Keep repository &amp; process clean and tidy.</w:t>
      </w:r>
      <w:r>
        <w:rPr>
          <w:rStyle w:val="eop"/>
          <w:rFonts w:asciiTheme="minorHAnsi" w:hAnsiTheme="minorHAnsi" w:cstheme="minorHAnsi"/>
        </w:rPr>
        <w:t> </w:t>
      </w:r>
    </w:p>
    <w:p w14:paraId="528184BD" w14:textId="77777777" w:rsidR="00EA1C9A" w:rsidRDefault="003E5874">
      <w:pPr>
        <w:pStyle w:val="paragraph"/>
        <w:pBdr>
          <w:bottom w:val="single" w:sz="12" w:space="1" w:color="000000"/>
        </w:pBdr>
        <w:spacing w:beforeAutospacing="0" w:after="0" w:afterAutospacing="0" w:line="276" w:lineRule="auto"/>
        <w:ind w:firstLine="720"/>
        <w:textAlignment w:val="baseline"/>
        <w:rPr>
          <w:rStyle w:val="eop"/>
          <w:rFonts w:asciiTheme="minorHAnsi" w:hAnsiTheme="minorHAnsi" w:cstheme="minorHAnsi"/>
        </w:rPr>
      </w:pPr>
      <w:r>
        <w:rPr>
          <w:rStyle w:val="eop"/>
          <w:rFonts w:asciiTheme="minorHAnsi" w:hAnsiTheme="minorHAnsi" w:cstheme="minorHAnsi"/>
        </w:rPr>
        <w:t> </w:t>
      </w:r>
    </w:p>
    <w:p w14:paraId="4DCE28D1" w14:textId="77777777" w:rsidR="00EA1C9A" w:rsidRDefault="00EA1C9A">
      <w:pPr>
        <w:pStyle w:val="paragraph"/>
        <w:spacing w:beforeAutospacing="0" w:after="0" w:afterAutospacing="0" w:line="276" w:lineRule="auto"/>
        <w:ind w:firstLine="720"/>
        <w:textAlignment w:val="baseline"/>
        <w:rPr>
          <w:rFonts w:asciiTheme="minorHAnsi" w:hAnsiTheme="minorHAnsi" w:cstheme="minorHAnsi"/>
        </w:rPr>
      </w:pPr>
    </w:p>
    <w:p w14:paraId="7900B1D0" w14:textId="77777777" w:rsidR="00EA1C9A" w:rsidRDefault="003E5874">
      <w:r>
        <w:br w:type="page"/>
      </w:r>
    </w:p>
    <w:p w14:paraId="2AB27B3D" w14:textId="77777777" w:rsidR="00EA1C9A" w:rsidRDefault="00EA1C9A"/>
    <w:p w14:paraId="1C2EA49C" w14:textId="77777777" w:rsidR="00EA1C9A" w:rsidRDefault="00EA1C9A"/>
    <w:p w14:paraId="446DB928" w14:textId="77777777" w:rsidR="00EA1C9A" w:rsidRDefault="00EA1C9A"/>
    <w:p w14:paraId="40650E1F" w14:textId="77777777" w:rsidR="00EA1C9A" w:rsidRDefault="00EA1C9A"/>
    <w:p w14:paraId="7FDB85E3" w14:textId="77777777" w:rsidR="00EA1C9A" w:rsidRDefault="00EA1C9A"/>
    <w:p w14:paraId="23AC525F" w14:textId="77777777" w:rsidR="00EA1C9A" w:rsidRDefault="00EA1C9A"/>
    <w:p w14:paraId="24E0D88F" w14:textId="77777777" w:rsidR="00EA1C9A" w:rsidRDefault="00EA1C9A">
      <w:bookmarkStart w:id="6" w:name="NODE_JS_SECURITY_REFERENCE_PRACTICES"/>
      <w:bookmarkEnd w:id="6"/>
    </w:p>
    <w:p w14:paraId="60E0BBD1" w14:textId="77777777" w:rsidR="00EA1C9A" w:rsidRDefault="003E5874">
      <w:pPr>
        <w:pStyle w:val="Heading1"/>
        <w:jc w:val="right"/>
        <w:rPr>
          <w:rFonts w:ascii="Grotesque" w:eastAsia="Grotesque" w:hAnsi="Grotesque" w:cs="Grotesque"/>
          <w:b/>
          <w:bCs/>
          <w:color w:val="00B050"/>
          <w:sz w:val="96"/>
          <w:szCs w:val="96"/>
        </w:rPr>
      </w:pPr>
      <w:r>
        <w:rPr>
          <w:noProof/>
        </w:rPr>
        <w:drawing>
          <wp:anchor distT="0" distB="0" distL="114300" distR="114300" simplePos="0" relativeHeight="30" behindDoc="0" locked="0" layoutInCell="1" allowOverlap="1" wp14:anchorId="44FD110A" wp14:editId="3B839515">
            <wp:simplePos x="0" y="0"/>
            <wp:positionH relativeFrom="column">
              <wp:posOffset>0</wp:posOffset>
            </wp:positionH>
            <wp:positionV relativeFrom="paragraph">
              <wp:posOffset>191135</wp:posOffset>
            </wp:positionV>
            <wp:extent cx="5943600" cy="3447415"/>
            <wp:effectExtent l="0" t="0" r="0" b="0"/>
            <wp:wrapTight wrapText="bothSides">
              <wp:wrapPolygon edited="0">
                <wp:start x="-27" y="0"/>
                <wp:lineTo x="-27" y="21458"/>
                <wp:lineTo x="21525" y="21458"/>
                <wp:lineTo x="21525" y="0"/>
                <wp:lineTo x="-27" y="0"/>
              </wp:wrapPolygon>
            </wp:wrapTight>
            <wp:docPr id="12" name="Picture 8" descr="A picture containing person, indoor, sitting, lap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A picture containing person, indoor, sitting, laptop&#10;&#10;Description automatically generated"/>
                    <pic:cNvPicPr>
                      <a:picLocks noChangeAspect="1" noChangeArrowheads="1"/>
                    </pic:cNvPicPr>
                  </pic:nvPicPr>
                  <pic:blipFill>
                    <a:blip r:embed="rId9"/>
                    <a:stretch>
                      <a:fillRect/>
                    </a:stretch>
                  </pic:blipFill>
                  <pic:spPr bwMode="auto">
                    <a:xfrm>
                      <a:off x="0" y="0"/>
                      <a:ext cx="5943600" cy="3447415"/>
                    </a:xfrm>
                    <a:prstGeom prst="rect">
                      <a:avLst/>
                    </a:prstGeom>
                  </pic:spPr>
                </pic:pic>
              </a:graphicData>
            </a:graphic>
          </wp:anchor>
        </w:drawing>
      </w:r>
      <w:r>
        <w:rPr>
          <w:rFonts w:ascii="Grotesque" w:eastAsia="Grotesque" w:hAnsi="Grotesque" w:cs="Grotesque"/>
          <w:b/>
          <w:bCs/>
          <w:color w:val="00B050"/>
          <w:sz w:val="96"/>
          <w:szCs w:val="96"/>
        </w:rPr>
        <w:t xml:space="preserve"> </w:t>
      </w:r>
      <w:r>
        <w:rPr>
          <w:rFonts w:ascii="Grotesque" w:eastAsia="Grotesque" w:hAnsi="Grotesque" w:cs="Grotesque"/>
          <w:b/>
          <w:bCs/>
          <w:color w:val="auto"/>
          <w:sz w:val="36"/>
          <w:szCs w:val="36"/>
        </w:rPr>
        <w:t>Reference Practices</w:t>
      </w:r>
    </w:p>
    <w:p w14:paraId="289220E9" w14:textId="77777777" w:rsidR="00EA1C9A" w:rsidRDefault="00EA1C9A">
      <w:pPr>
        <w:jc w:val="both"/>
        <w:rPr>
          <w:rFonts w:ascii="Grotesque" w:eastAsia="Grotesque" w:hAnsi="Grotesque" w:cs="Grotesque"/>
        </w:rPr>
      </w:pPr>
    </w:p>
    <w:p w14:paraId="09055846" w14:textId="77777777" w:rsidR="00EA1C9A" w:rsidRDefault="00EA1C9A">
      <w:pPr>
        <w:jc w:val="both"/>
        <w:rPr>
          <w:rFonts w:ascii="Grotesque" w:eastAsia="Grotesque" w:hAnsi="Grotesque" w:cs="Grotesque"/>
        </w:rPr>
      </w:pPr>
    </w:p>
    <w:p w14:paraId="2D182FCD" w14:textId="77777777" w:rsidR="00EA1C9A" w:rsidRDefault="00EA1C9A">
      <w:pPr>
        <w:jc w:val="both"/>
        <w:rPr>
          <w:rFonts w:ascii="Grotesque" w:eastAsia="Grotesque" w:hAnsi="Grotesque" w:cs="Grotesque"/>
        </w:rPr>
      </w:pPr>
    </w:p>
    <w:p w14:paraId="13EE920F" w14:textId="77777777" w:rsidR="00EA1C9A" w:rsidRDefault="00EA1C9A">
      <w:pPr>
        <w:jc w:val="both"/>
        <w:rPr>
          <w:rFonts w:ascii="Grotesque" w:eastAsia="Grotesque" w:hAnsi="Grotesque" w:cs="Grotesque"/>
        </w:rPr>
      </w:pPr>
    </w:p>
    <w:p w14:paraId="426600F9" w14:textId="77777777" w:rsidR="00EA1C9A" w:rsidRDefault="003E5874">
      <w:pPr>
        <w:pStyle w:val="ListBullet"/>
        <w:ind w:left="-360"/>
        <w:jc w:val="center"/>
      </w:pPr>
      <w:bookmarkStart w:id="7" w:name="INTRODUCTION"/>
      <w:bookmarkEnd w:id="7"/>
      <w:r>
        <w:rPr>
          <w:rFonts w:ascii="Grotesque" w:eastAsia="Grotesque" w:hAnsi="Grotesque" w:cs="Grotesque"/>
          <w:b/>
          <w:bCs/>
          <w:color w:val="00B050"/>
          <w:sz w:val="52"/>
          <w:szCs w:val="52"/>
        </w:rPr>
        <w:t>INTRODUCTION</w:t>
      </w:r>
    </w:p>
    <w:p w14:paraId="5E401AC9" w14:textId="77777777" w:rsidR="00EA1C9A" w:rsidRDefault="003E5874">
      <w:pPr>
        <w:ind w:left="360"/>
        <w:jc w:val="center"/>
        <w:rPr>
          <w:rFonts w:ascii="Grotesque" w:eastAsia="Grotesque" w:hAnsi="Grotesque" w:cs="Grotesque"/>
          <w:b/>
          <w:bCs/>
          <w:sz w:val="28"/>
          <w:szCs w:val="28"/>
        </w:rPr>
      </w:pPr>
      <w:r>
        <w:rPr>
          <w:rFonts w:ascii="Grotesque" w:eastAsia="Grotesque" w:hAnsi="Grotesque" w:cs="Grotesque"/>
          <w:b/>
          <w:bCs/>
          <w:sz w:val="28"/>
          <w:szCs w:val="28"/>
        </w:rPr>
        <w:t>“Security is not a product but a process”</w:t>
      </w:r>
    </w:p>
    <w:p w14:paraId="5C50720D" w14:textId="77777777" w:rsidR="00EA1C9A" w:rsidRDefault="00EA1C9A">
      <w:pPr>
        <w:ind w:left="360"/>
        <w:rPr>
          <w:rFonts w:ascii="Grotesque" w:eastAsia="Grotesque" w:hAnsi="Grotesque" w:cs="Grotesque"/>
          <w:b/>
          <w:bCs/>
          <w:sz w:val="28"/>
          <w:szCs w:val="28"/>
        </w:rPr>
      </w:pPr>
    </w:p>
    <w:p w14:paraId="15343F2E" w14:textId="77777777" w:rsidR="00EA1C9A" w:rsidRDefault="003E5874">
      <w:pPr>
        <w:ind w:left="360"/>
        <w:rPr>
          <w:rFonts w:ascii="Grotesque" w:eastAsia="Grotesque" w:hAnsi="Grotesque" w:cs="Grotesque"/>
          <w:sz w:val="28"/>
          <w:szCs w:val="28"/>
        </w:rPr>
      </w:pPr>
      <w:r>
        <w:rPr>
          <w:rFonts w:ascii="Grotesque" w:eastAsia="Grotesque" w:hAnsi="Grotesque" w:cs="Grotesque"/>
          <w:sz w:val="28"/>
          <w:szCs w:val="28"/>
        </w:rPr>
        <w:t>Damn, but security is hard.</w:t>
      </w:r>
    </w:p>
    <w:p w14:paraId="1068951D" w14:textId="77777777" w:rsidR="00EA1C9A" w:rsidRDefault="003E5874">
      <w:pPr>
        <w:ind w:left="360" w:firstLine="720"/>
        <w:rPr>
          <w:rFonts w:ascii="Grotesque" w:eastAsia="Grotesque" w:hAnsi="Grotesque" w:cs="Grotesque"/>
          <w:sz w:val="28"/>
          <w:szCs w:val="28"/>
        </w:rPr>
      </w:pPr>
      <w:proofErr w:type="gramStart"/>
      <w:r>
        <w:rPr>
          <w:rFonts w:ascii="Grotesque" w:eastAsia="Grotesque" w:hAnsi="Grotesque" w:cs="Grotesque"/>
          <w:sz w:val="28"/>
          <w:szCs w:val="28"/>
        </w:rPr>
        <w:t>It’s</w:t>
      </w:r>
      <w:proofErr w:type="gramEnd"/>
      <w:r>
        <w:rPr>
          <w:rFonts w:ascii="Grotesque" w:eastAsia="Grotesque" w:hAnsi="Grotesque" w:cs="Grotesque"/>
          <w:sz w:val="28"/>
          <w:szCs w:val="28"/>
        </w:rPr>
        <w:t xml:space="preserve"> not always obvious what needs doing, and the payoffs of good security are at best obscure. Who is surprised when it falls off our priority lists? </w:t>
      </w:r>
      <w:proofErr w:type="gramStart"/>
      <w:r>
        <w:rPr>
          <w:rFonts w:ascii="Grotesque" w:eastAsia="Grotesque" w:hAnsi="Grotesque" w:cs="Grotesque"/>
          <w:sz w:val="28"/>
          <w:szCs w:val="28"/>
        </w:rPr>
        <w:t>We’d</w:t>
      </w:r>
      <w:proofErr w:type="gramEnd"/>
      <w:r>
        <w:rPr>
          <w:rFonts w:ascii="Grotesque" w:eastAsia="Grotesque" w:hAnsi="Grotesque" w:cs="Grotesque"/>
          <w:sz w:val="28"/>
          <w:szCs w:val="28"/>
        </w:rPr>
        <w:t xml:space="preserve"> like to offer a little subtle help if you don’t mind. </w:t>
      </w:r>
    </w:p>
    <w:p w14:paraId="172D455E" w14:textId="77777777" w:rsidR="00EA1C9A" w:rsidRDefault="003E5874">
      <w:pPr>
        <w:ind w:left="360" w:firstLine="720"/>
        <w:rPr>
          <w:rFonts w:ascii="Grotesque" w:eastAsia="Grotesque" w:hAnsi="Grotesque" w:cs="Grotesque"/>
          <w:sz w:val="28"/>
          <w:szCs w:val="28"/>
        </w:rPr>
      </w:pPr>
      <w:r>
        <w:rPr>
          <w:rFonts w:ascii="Grotesque" w:eastAsia="Grotesque" w:hAnsi="Grotesque" w:cs="Grotesque"/>
          <w:sz w:val="28"/>
          <w:szCs w:val="28"/>
        </w:rPr>
        <w:t xml:space="preserve">And by “help” it doesn’t mean “pitch you a perfect product or a perfect solution” — genuinely mean it. In other words, it is meant to empower engineers to build secure, reliable web applications. </w:t>
      </w:r>
      <w:proofErr w:type="gramStart"/>
      <w:r>
        <w:rPr>
          <w:rFonts w:ascii="Grotesque" w:eastAsia="Grotesque" w:hAnsi="Grotesque" w:cs="Grotesque"/>
          <w:sz w:val="28"/>
          <w:szCs w:val="28"/>
        </w:rPr>
        <w:t>We’ve</w:t>
      </w:r>
      <w:proofErr w:type="gramEnd"/>
      <w:r>
        <w:rPr>
          <w:rFonts w:ascii="Grotesque" w:eastAsia="Grotesque" w:hAnsi="Grotesque" w:cs="Grotesque"/>
          <w:sz w:val="28"/>
          <w:szCs w:val="28"/>
        </w:rPr>
        <w:t xml:space="preserve"> put our security knowledge to work in compiling an actionable list of best practices to help you get a grip on your security priorities for Node.js environments. </w:t>
      </w:r>
      <w:proofErr w:type="gramStart"/>
      <w:r>
        <w:rPr>
          <w:rFonts w:ascii="Grotesque" w:eastAsia="Grotesque" w:hAnsi="Grotesque" w:cs="Grotesque"/>
          <w:sz w:val="28"/>
          <w:szCs w:val="28"/>
        </w:rPr>
        <w:t>It’s</w:t>
      </w:r>
      <w:proofErr w:type="gramEnd"/>
      <w:r>
        <w:rPr>
          <w:rFonts w:ascii="Grotesque" w:eastAsia="Grotesque" w:hAnsi="Grotesque" w:cs="Grotesque"/>
          <w:sz w:val="28"/>
          <w:szCs w:val="28"/>
        </w:rPr>
        <w:t xml:space="preserve"> all on the following pages. Hope you find it useful to adhere to them at best possible. </w:t>
      </w:r>
    </w:p>
    <w:p w14:paraId="3ECAD3BB" w14:textId="77777777" w:rsidR="00EA1C9A" w:rsidRDefault="003E5874">
      <w:pPr>
        <w:ind w:left="360" w:firstLine="720"/>
      </w:pPr>
      <w:proofErr w:type="gramStart"/>
      <w:r>
        <w:rPr>
          <w:rFonts w:ascii="Grotesque" w:eastAsia="Grotesque" w:hAnsi="Grotesque" w:cs="Grotesque"/>
          <w:sz w:val="28"/>
          <w:szCs w:val="28"/>
        </w:rPr>
        <w:t>It’s</w:t>
      </w:r>
      <w:proofErr w:type="gramEnd"/>
      <w:r>
        <w:rPr>
          <w:rFonts w:ascii="Grotesque" w:eastAsia="Grotesque" w:hAnsi="Grotesque" w:cs="Grotesque"/>
          <w:sz w:val="28"/>
          <w:szCs w:val="28"/>
        </w:rPr>
        <w:t xml:space="preserve"> always encouraged to voice out your opinions and pro-active suggestions to the team. Thank you.</w:t>
      </w:r>
    </w:p>
    <w:p w14:paraId="062989B3" w14:textId="77777777" w:rsidR="00EA1C9A" w:rsidRDefault="003E5874">
      <w:pPr>
        <w:ind w:left="360" w:firstLine="720"/>
        <w:jc w:val="center"/>
        <w:rPr>
          <w:rFonts w:ascii="Grotesque" w:eastAsia="Grotesque" w:hAnsi="Grotesque" w:cs="Grotesque"/>
          <w:b/>
          <w:bCs/>
        </w:rPr>
      </w:pPr>
      <w:r>
        <w:rPr>
          <w:noProof/>
        </w:rPr>
        <w:drawing>
          <wp:inline distT="0" distB="0" distL="0" distR="0" wp14:anchorId="41FB2869" wp14:editId="5B4A1F8E">
            <wp:extent cx="2785745" cy="334327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0"/>
                    <a:stretch>
                      <a:fillRect/>
                    </a:stretch>
                  </pic:blipFill>
                  <pic:spPr bwMode="auto">
                    <a:xfrm>
                      <a:off x="0" y="0"/>
                      <a:ext cx="2785745" cy="3343275"/>
                    </a:xfrm>
                    <a:prstGeom prst="rect">
                      <a:avLst/>
                    </a:prstGeom>
                  </pic:spPr>
                </pic:pic>
              </a:graphicData>
            </a:graphic>
          </wp:inline>
        </w:drawing>
      </w:r>
    </w:p>
    <w:p w14:paraId="02944690" w14:textId="77777777" w:rsidR="00EA1C9A" w:rsidRDefault="003E5874">
      <w:pPr>
        <w:rPr>
          <w:rFonts w:ascii="Grotesque" w:eastAsia="Grotesque" w:hAnsi="Grotesque" w:cs="Grotesque"/>
          <w:b/>
          <w:bCs/>
          <w:color w:val="84BF5C"/>
          <w:sz w:val="40"/>
          <w:szCs w:val="40"/>
        </w:rPr>
      </w:pPr>
      <w:bookmarkStart w:id="8" w:name="CODE"/>
      <w:bookmarkEnd w:id="8"/>
      <w:r>
        <w:rPr>
          <w:rFonts w:ascii="Grotesque" w:eastAsia="Grotesque" w:hAnsi="Grotesque" w:cs="Grotesque"/>
          <w:b/>
          <w:bCs/>
          <w:color w:val="84BF5C"/>
          <w:sz w:val="40"/>
          <w:szCs w:val="40"/>
        </w:rPr>
        <w:t>CODE SECURITY</w:t>
      </w:r>
      <w:r>
        <w:br/>
      </w:r>
    </w:p>
    <w:p w14:paraId="0D63AE13"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lastRenderedPageBreak/>
        <w:t xml:space="preserve">☑ </w:t>
      </w:r>
      <w:r>
        <w:rPr>
          <w:rFonts w:ascii="Grotesque" w:eastAsia="Grotesque" w:hAnsi="Grotesque" w:cs="Grotesque"/>
          <w:b/>
          <w:bCs/>
          <w:color w:val="000000" w:themeColor="text1"/>
          <w:sz w:val="26"/>
          <w:szCs w:val="26"/>
        </w:rPr>
        <w:t>Use a pre-publish/pre-commit script to protect yourself</w:t>
      </w:r>
      <w:r>
        <w:br/>
      </w:r>
      <w:r>
        <w:rPr>
          <w:rFonts w:ascii="Grotesque" w:eastAsia="Grotesque" w:hAnsi="Grotesque" w:cs="Grotesque"/>
          <w:color w:val="000000" w:themeColor="text1"/>
        </w:rPr>
        <w:t>Before committing your code or publishing your package to a repository, you should ensure that no sensitive data will be shipped. Using a pre-commit hook or a pre-publish script helps to prevent such leaks. You should particularly look for database credentials, API keys, or configuration files.</w:t>
      </w:r>
    </w:p>
    <w:p w14:paraId="4419C561" w14:textId="77777777" w:rsidR="00EA1C9A" w:rsidRDefault="003E5874">
      <w:r>
        <w:rPr>
          <w:rFonts w:ascii="Grotesque" w:eastAsia="Grotesque" w:hAnsi="Grotesque" w:cs="Grotesque"/>
          <w:color w:val="000000" w:themeColor="text1"/>
        </w:rPr>
        <w:t xml:space="preserve">A few </w:t>
      </w:r>
      <w:proofErr w:type="spellStart"/>
      <w:r>
        <w:rPr>
          <w:rFonts w:ascii="Grotesque" w:eastAsia="Grotesque" w:hAnsi="Grotesque" w:cs="Grotesque"/>
          <w:color w:val="000000" w:themeColor="text1"/>
        </w:rPr>
        <w:t>npm</w:t>
      </w:r>
      <w:proofErr w:type="spellEnd"/>
      <w:r>
        <w:rPr>
          <w:rFonts w:ascii="Grotesque" w:eastAsia="Grotesque" w:hAnsi="Grotesque" w:cs="Grotesque"/>
          <w:color w:val="000000" w:themeColor="text1"/>
        </w:rPr>
        <w:t xml:space="preserve"> packages can help placing pre-commit hooks: </w:t>
      </w:r>
      <w:hyperlink r:id="rId11">
        <w:r>
          <w:rPr>
            <w:rFonts w:ascii="Grotesque" w:eastAsia="Grotesque" w:hAnsi="Grotesque" w:cs="Grotesque"/>
            <w:color w:val="276D5B"/>
            <w:u w:val="single"/>
          </w:rPr>
          <w:t>https://www.npmjs</w:t>
        </w:r>
      </w:hyperlink>
      <w:r>
        <w:rPr>
          <w:rFonts w:ascii="Grotesque" w:eastAsia="Grotesque" w:hAnsi="Grotesque" w:cs="Grotesque"/>
          <w:color w:val="276D5B"/>
          <w:u w:val="single"/>
        </w:rPr>
        <w:t>.com/package/pre-commit</w:t>
      </w:r>
      <w:r>
        <w:br/>
      </w:r>
    </w:p>
    <w:p w14:paraId="2BB5E6BE" w14:textId="77777777" w:rsidR="00EA1C9A" w:rsidRDefault="003E5874">
      <w:r>
        <w:rPr>
          <w:rFonts w:ascii="Grotesque" w:eastAsia="Grotesque" w:hAnsi="Grotesque" w:cs="Grotesque"/>
          <w:color w:val="000000" w:themeColor="text1"/>
        </w:rPr>
        <w:t xml:space="preserve">You can also use publish-please package: </w:t>
      </w:r>
      <w:hyperlink r:id="rId12">
        <w:r>
          <w:rPr>
            <w:rStyle w:val="InternetLink"/>
            <w:rFonts w:ascii="Grotesque" w:eastAsia="Grotesque" w:hAnsi="Grotesque" w:cs="Grotesque"/>
          </w:rPr>
          <w:t>https://www.npmjs.com/package/publish-please</w:t>
        </w:r>
      </w:hyperlink>
      <w:r>
        <w:rPr>
          <w:rFonts w:ascii="Grotesque" w:eastAsia="Grotesque" w:hAnsi="Grotesque" w:cs="Grotesque"/>
          <w:color w:val="000000" w:themeColor="text1"/>
        </w:rPr>
        <w:t xml:space="preserve">, and add a pre-publish script in your </w:t>
      </w:r>
      <w:proofErr w:type="spellStart"/>
      <w:r>
        <w:rPr>
          <w:rFonts w:ascii="Grotesque" w:eastAsia="Grotesque" w:hAnsi="Grotesque" w:cs="Grotesque"/>
          <w:color w:val="000000" w:themeColor="text1"/>
        </w:rPr>
        <w:t>package.json</w:t>
      </w:r>
      <w:proofErr w:type="spellEnd"/>
      <w:r>
        <w:rPr>
          <w:rFonts w:ascii="Grotesque" w:eastAsia="Grotesque" w:hAnsi="Grotesque" w:cs="Grotesque"/>
          <w:color w:val="000000" w:themeColor="text1"/>
        </w:rPr>
        <w:t xml:space="preserve"> file:</w:t>
      </w:r>
      <w:r>
        <w:br/>
      </w:r>
      <w:hyperlink r:id="rId13">
        <w:r>
          <w:rPr>
            <w:rStyle w:val="InternetLink"/>
            <w:rFonts w:ascii="Grotesque" w:eastAsia="Grotesque" w:hAnsi="Grotesque" w:cs="Grotesque"/>
          </w:rPr>
          <w:t>https://docs.npmjs.com/misc/scripts</w:t>
        </w:r>
      </w:hyperlink>
      <w:r>
        <w:rPr>
          <w:rFonts w:ascii="Grotesque" w:eastAsia="Grotesque" w:hAnsi="Grotesque" w:cs="Grotesque"/>
          <w:color w:val="000000" w:themeColor="text1"/>
        </w:rPr>
        <w:t xml:space="preserve"> </w:t>
      </w:r>
    </w:p>
    <w:p w14:paraId="7C61CBF4" w14:textId="77777777" w:rsidR="00EA1C9A" w:rsidRDefault="00EA1C9A"/>
    <w:p w14:paraId="4EDA540A" w14:textId="77777777" w:rsidR="00EA1C9A" w:rsidRDefault="003E5874">
      <w:pPr>
        <w:rPr>
          <w:rFonts w:ascii="Grotesque" w:eastAsia="Grotesque" w:hAnsi="Grotesque" w:cs="Grotesque"/>
          <w:color w:val="000000" w:themeColor="text1"/>
        </w:rPr>
      </w:pPr>
      <w:r>
        <w:br/>
      </w:r>
      <w:r>
        <w:rPr>
          <w:rFonts w:ascii="Grotesque" w:eastAsia="Grotesque" w:hAnsi="Grotesque" w:cs="Grotesque"/>
          <w:color w:val="000000" w:themeColor="text1"/>
        </w:rPr>
        <w:t xml:space="preserve"> </w:t>
      </w: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When using a templating engine, do not use unsafe methods</w:t>
      </w:r>
      <w:r>
        <w:br/>
      </w:r>
      <w:r>
        <w:rPr>
          <w:rFonts w:ascii="Grotesque" w:eastAsia="Grotesque" w:hAnsi="Grotesque" w:cs="Grotesque"/>
          <w:color w:val="000000" w:themeColor="text1"/>
        </w:rPr>
        <w:t>When using a templating engine, you should know which syntax can introduce XSS vulnerabilities. For instance, Pug (formerly, Jade) escapes all inputs by default unless you use the ‘!’ symbol.</w:t>
      </w:r>
      <w:r>
        <w:br/>
      </w:r>
    </w:p>
    <w:p w14:paraId="28D6DBFA" w14:textId="77777777" w:rsidR="00EA1C9A" w:rsidRDefault="003E5874">
      <w:r>
        <w:rPr>
          <w:rFonts w:ascii="Grotesque" w:eastAsia="Grotesque" w:hAnsi="Grotesque" w:cs="Grotesque"/>
          <w:color w:val="000000" w:themeColor="text1"/>
        </w:rPr>
        <w:t>Check Pug’s documentation:</w:t>
      </w:r>
      <w:r>
        <w:rPr>
          <w:rFonts w:ascii="Grotesque" w:eastAsia="Grotesque" w:hAnsi="Grotesque" w:cs="Grotesque"/>
          <w:b/>
          <w:bCs/>
          <w:color w:val="000000" w:themeColor="text1"/>
          <w:sz w:val="26"/>
          <w:szCs w:val="26"/>
        </w:rPr>
        <w:t xml:space="preserve"> </w:t>
      </w:r>
      <w:hyperlink r:id="rId14">
        <w:r>
          <w:rPr>
            <w:rStyle w:val="InternetLink"/>
            <w:rFonts w:ascii="Grotesque" w:eastAsia="Grotesque" w:hAnsi="Grotesque" w:cs="Grotesque"/>
          </w:rPr>
          <w:t>https://pugjs.org/language/code.html</w:t>
        </w:r>
        <w:r>
          <w:rPr>
            <w:rStyle w:val="InternetLink"/>
          </w:rPr>
          <w:br/>
        </w:r>
      </w:hyperlink>
      <w:proofErr w:type="spellStart"/>
      <w:r>
        <w:rPr>
          <w:rFonts w:ascii="Grotesque" w:eastAsia="Grotesque" w:hAnsi="Grotesque" w:cs="Grotesque"/>
          <w:color w:val="000000" w:themeColor="text1"/>
        </w:rPr>
        <w:t>Mustache</w:t>
      </w:r>
      <w:proofErr w:type="spellEnd"/>
      <w:r>
        <w:rPr>
          <w:rFonts w:ascii="Grotesque" w:eastAsia="Grotesque" w:hAnsi="Grotesque" w:cs="Grotesque"/>
          <w:color w:val="000000" w:themeColor="text1"/>
        </w:rPr>
        <w:t xml:space="preserve"> documentation: </w:t>
      </w:r>
      <w:hyperlink r:id="rId15">
        <w:r>
          <w:rPr>
            <w:rStyle w:val="InternetLink"/>
            <w:rFonts w:ascii="Grotesque" w:eastAsia="Grotesque" w:hAnsi="Grotesque" w:cs="Grotesque"/>
          </w:rPr>
          <w:t>https://mustache.github.io/mustache.5.html</w:t>
        </w:r>
        <w:r>
          <w:rPr>
            <w:rStyle w:val="InternetLink"/>
          </w:rPr>
          <w:br/>
        </w:r>
      </w:hyperlink>
    </w:p>
    <w:p w14:paraId="55C1BF37" w14:textId="77777777" w:rsidR="00EA1C9A" w:rsidRDefault="00EA1C9A"/>
    <w:p w14:paraId="04D18012"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 xml:space="preserve">Perform data validation on everything you </w:t>
      </w:r>
      <w:proofErr w:type="gramStart"/>
      <w:r>
        <w:rPr>
          <w:rFonts w:ascii="Grotesque" w:eastAsia="Grotesque" w:hAnsi="Grotesque" w:cs="Grotesque"/>
          <w:b/>
          <w:bCs/>
          <w:color w:val="000000" w:themeColor="text1"/>
          <w:sz w:val="26"/>
          <w:szCs w:val="26"/>
        </w:rPr>
        <w:t>don’t</w:t>
      </w:r>
      <w:proofErr w:type="gramEnd"/>
      <w:r>
        <w:rPr>
          <w:rFonts w:ascii="Grotesque" w:eastAsia="Grotesque" w:hAnsi="Grotesque" w:cs="Grotesque"/>
          <w:b/>
          <w:bCs/>
          <w:color w:val="000000" w:themeColor="text1"/>
          <w:sz w:val="26"/>
          <w:szCs w:val="26"/>
        </w:rPr>
        <w:t xml:space="preserve"> control</w:t>
      </w:r>
      <w:r>
        <w:br/>
      </w:r>
      <w:r>
        <w:rPr>
          <w:rFonts w:ascii="Grotesque" w:eastAsia="Grotesque" w:hAnsi="Grotesque" w:cs="Grotesque"/>
          <w:color w:val="000000" w:themeColor="text1"/>
        </w:rPr>
        <w:t>All user data that gets into your application should be validated and escaped to</w:t>
      </w:r>
      <w:r>
        <w:br/>
      </w:r>
      <w:r>
        <w:rPr>
          <w:rFonts w:ascii="Grotesque" w:eastAsia="Grotesque" w:hAnsi="Grotesque" w:cs="Grotesque"/>
          <w:color w:val="000000" w:themeColor="text1"/>
        </w:rPr>
        <w:t>avoid various kinds of injections.</w:t>
      </w:r>
      <w:r>
        <w:br/>
      </w:r>
    </w:p>
    <w:p w14:paraId="742AD2E8" w14:textId="77777777" w:rsidR="00EA1C9A" w:rsidRDefault="003E5874">
      <w:r>
        <w:rPr>
          <w:rFonts w:ascii="Grotesque" w:eastAsia="Grotesque" w:hAnsi="Grotesque" w:cs="Grotesque"/>
          <w:color w:val="000000" w:themeColor="text1"/>
        </w:rPr>
        <w:t>Learn more about MongoDB injections:</w:t>
      </w:r>
      <w:r>
        <w:br/>
      </w:r>
      <w:hyperlink r:id="rId16">
        <w:r>
          <w:rPr>
            <w:rStyle w:val="InternetLink"/>
            <w:rFonts w:ascii="Grotesque" w:eastAsia="Grotesque" w:hAnsi="Grotesque" w:cs="Grotesque"/>
          </w:rPr>
          <w:t>https://blog.sqreen.com/mongodb-will-not-prevent-nosql-injections-in-yournode-js-app/</w:t>
        </w:r>
        <w:r>
          <w:rPr>
            <w:rStyle w:val="InternetLink"/>
          </w:rPr>
          <w:br/>
        </w:r>
      </w:hyperlink>
      <w:r>
        <w:rPr>
          <w:rFonts w:ascii="Grotesque" w:eastAsia="Grotesque" w:hAnsi="Grotesque" w:cs="Grotesque"/>
          <w:color w:val="000000" w:themeColor="text1"/>
        </w:rPr>
        <w:t xml:space="preserve">Use Joi to perform data validation: </w:t>
      </w:r>
      <w:hyperlink r:id="rId17">
        <w:r>
          <w:rPr>
            <w:rStyle w:val="InternetLink"/>
            <w:rFonts w:ascii="Grotesque" w:eastAsia="Grotesque" w:hAnsi="Grotesque" w:cs="Grotesque"/>
          </w:rPr>
          <w:t>https://www.npmjs.com/package/joi</w:t>
        </w:r>
        <w:r>
          <w:rPr>
            <w:rStyle w:val="InternetLink"/>
          </w:rPr>
          <w:br/>
        </w:r>
      </w:hyperlink>
      <w:r>
        <w:rPr>
          <w:rFonts w:ascii="Grotesque" w:eastAsia="Grotesque" w:hAnsi="Grotesque" w:cs="Grotesque"/>
          <w:color w:val="000000" w:themeColor="text1"/>
        </w:rPr>
        <w:t>Learn more about SQL injections:</w:t>
      </w:r>
      <w:r>
        <w:rPr>
          <w:rFonts w:ascii="Grotesque" w:eastAsia="Grotesque" w:hAnsi="Grotesque" w:cs="Grotesque"/>
          <w:color w:val="84BF5C"/>
        </w:rPr>
        <w:t xml:space="preserve"> </w:t>
      </w:r>
      <w:hyperlink r:id="rId18">
        <w:r>
          <w:rPr>
            <w:rStyle w:val="InternetLink"/>
            <w:rFonts w:ascii="Grotesque" w:eastAsia="Grotesque" w:hAnsi="Grotesque" w:cs="Grotesque"/>
          </w:rPr>
          <w:t>https://en.wikipedia.org/wiki/SQL_injection</w:t>
        </w:r>
        <w:r>
          <w:rPr>
            <w:rStyle w:val="InternetLink"/>
          </w:rPr>
          <w:br/>
        </w:r>
      </w:hyperlink>
      <w:r>
        <w:rPr>
          <w:rFonts w:ascii="Grotesque" w:eastAsia="Grotesque" w:hAnsi="Grotesque" w:cs="Grotesque"/>
          <w:color w:val="000000" w:themeColor="text1"/>
        </w:rPr>
        <w:t>Learn more about code injections in Node.js:</w:t>
      </w:r>
      <w:r>
        <w:rPr>
          <w:rFonts w:ascii="Grotesque" w:eastAsia="Grotesque" w:hAnsi="Grotesque" w:cs="Grotesque"/>
          <w:color w:val="84BF5C"/>
        </w:rPr>
        <w:t xml:space="preserve"> </w:t>
      </w:r>
      <w:r>
        <w:rPr>
          <w:rStyle w:val="InternetLink"/>
          <w:rFonts w:ascii="Grotesque" w:eastAsia="Grotesque" w:hAnsi="Grotesque" w:cs="Grotesque"/>
        </w:rPr>
        <w:t>https://ckarande.gitbooks.io/</w:t>
      </w:r>
      <w:r>
        <w:rPr>
          <w:rStyle w:val="InternetLink"/>
          <w:rFonts w:ascii="Grotesque" w:eastAsia="Grotesque" w:hAnsi="Grotesque" w:cs="Grotesque"/>
        </w:rPr>
        <w:br/>
      </w:r>
      <w:r>
        <w:rPr>
          <w:rStyle w:val="InternetLink"/>
        </w:rPr>
        <w:t>owasp-nodegoat-tutorial/content/tutorial/a1_-_server_side_js_injection.html</w:t>
      </w:r>
      <w:r>
        <w:br/>
      </w:r>
    </w:p>
    <w:p w14:paraId="29E9FA1B"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 xml:space="preserve">Avoid using fs, </w:t>
      </w:r>
      <w:proofErr w:type="spellStart"/>
      <w:r>
        <w:rPr>
          <w:rFonts w:ascii="Grotesque" w:eastAsia="Grotesque" w:hAnsi="Grotesque" w:cs="Grotesque"/>
          <w:b/>
          <w:bCs/>
          <w:color w:val="000000" w:themeColor="text1"/>
          <w:sz w:val="26"/>
          <w:szCs w:val="26"/>
        </w:rPr>
        <w:t>child_process</w:t>
      </w:r>
      <w:proofErr w:type="spellEnd"/>
      <w:r>
        <w:rPr>
          <w:rFonts w:ascii="Grotesque" w:eastAsia="Grotesque" w:hAnsi="Grotesque" w:cs="Grotesque"/>
          <w:b/>
          <w:bCs/>
          <w:color w:val="000000" w:themeColor="text1"/>
          <w:sz w:val="26"/>
          <w:szCs w:val="26"/>
        </w:rPr>
        <w:t xml:space="preserve"> and </w:t>
      </w:r>
      <w:proofErr w:type="spellStart"/>
      <w:r>
        <w:rPr>
          <w:rFonts w:ascii="Grotesque" w:eastAsia="Grotesque" w:hAnsi="Grotesque" w:cs="Grotesque"/>
          <w:b/>
          <w:bCs/>
          <w:color w:val="000000" w:themeColor="text1"/>
          <w:sz w:val="26"/>
          <w:szCs w:val="26"/>
        </w:rPr>
        <w:t>vm</w:t>
      </w:r>
      <w:proofErr w:type="spellEnd"/>
      <w:r>
        <w:rPr>
          <w:rFonts w:ascii="Grotesque" w:eastAsia="Grotesque" w:hAnsi="Grotesque" w:cs="Grotesque"/>
          <w:b/>
          <w:bCs/>
          <w:color w:val="000000" w:themeColor="text1"/>
          <w:sz w:val="26"/>
          <w:szCs w:val="26"/>
        </w:rPr>
        <w:t xml:space="preserve"> modules with user data</w:t>
      </w:r>
      <w:r>
        <w:br/>
      </w:r>
      <w:r>
        <w:rPr>
          <w:rFonts w:ascii="Grotesque" w:eastAsia="Grotesque" w:hAnsi="Grotesque" w:cs="Grotesque"/>
          <w:color w:val="000000" w:themeColor="text1"/>
        </w:rPr>
        <w:t xml:space="preserve">The fs module allows access to the file system. Using it with unsafe data can allow a malicious user to tamper with the content of your server. The </w:t>
      </w:r>
      <w:proofErr w:type="spellStart"/>
      <w:r>
        <w:rPr>
          <w:rFonts w:ascii="Grotesque" w:eastAsia="Grotesque" w:hAnsi="Grotesque" w:cs="Grotesque"/>
          <w:color w:val="000000" w:themeColor="text1"/>
        </w:rPr>
        <w:t>child_process</w:t>
      </w:r>
      <w:proofErr w:type="spellEnd"/>
      <w:r>
        <w:rPr>
          <w:rFonts w:ascii="Grotesque" w:eastAsia="Grotesque" w:hAnsi="Grotesque" w:cs="Grotesque"/>
          <w:color w:val="000000" w:themeColor="text1"/>
        </w:rPr>
        <w:t xml:space="preserve"> module is used </w:t>
      </w:r>
      <w:r>
        <w:rPr>
          <w:rFonts w:ascii="Grotesque" w:eastAsia="Grotesque" w:hAnsi="Grotesque" w:cs="Grotesque"/>
          <w:color w:val="000000" w:themeColor="text1"/>
        </w:rPr>
        <w:lastRenderedPageBreak/>
        <w:t xml:space="preserve">to create new processes. Using it can allow a malicious user to run their own commands on your server. The </w:t>
      </w:r>
      <w:proofErr w:type="spellStart"/>
      <w:r>
        <w:rPr>
          <w:rFonts w:ascii="Grotesque" w:eastAsia="Grotesque" w:hAnsi="Grotesque" w:cs="Grotesque"/>
          <w:color w:val="000000" w:themeColor="text1"/>
        </w:rPr>
        <w:t>vm</w:t>
      </w:r>
      <w:proofErr w:type="spellEnd"/>
      <w:r>
        <w:rPr>
          <w:rFonts w:ascii="Grotesque" w:eastAsia="Grotesque" w:hAnsi="Grotesque" w:cs="Grotesque"/>
          <w:color w:val="000000" w:themeColor="text1"/>
        </w:rPr>
        <w:t xml:space="preserve"> module provides APIs for compiling and running code within V8 Virtual Machine contexts. If not used with a sandbox,</w:t>
      </w:r>
      <w:r>
        <w:br/>
      </w:r>
      <w:r>
        <w:rPr>
          <w:rFonts w:ascii="Grotesque" w:eastAsia="Grotesque" w:hAnsi="Grotesque" w:cs="Grotesque"/>
          <w:color w:val="000000" w:themeColor="text1"/>
        </w:rPr>
        <w:t>a malicious user could run arbitrary code within your web application.</w:t>
      </w:r>
      <w:r>
        <w:br/>
      </w:r>
    </w:p>
    <w:p w14:paraId="102C9FF9" w14:textId="77777777" w:rsidR="00EA1C9A" w:rsidRDefault="003E5874">
      <w:r>
        <w:rPr>
          <w:rFonts w:ascii="Grotesque" w:eastAsia="Grotesque" w:hAnsi="Grotesque" w:cs="Grotesque"/>
          <w:color w:val="000000" w:themeColor="text1"/>
        </w:rPr>
        <w:t>Read more:</w:t>
      </w:r>
      <w:r>
        <w:br/>
      </w:r>
      <w:r>
        <w:rPr>
          <w:rFonts w:ascii="Grotesque" w:eastAsia="Grotesque" w:hAnsi="Grotesque" w:cs="Grotesque"/>
          <w:color w:val="000000" w:themeColor="text1"/>
        </w:rPr>
        <w:t>Node.js fs module documentation</w:t>
      </w:r>
      <w:r>
        <w:rPr>
          <w:rFonts w:ascii="Grotesque" w:eastAsia="Grotesque" w:hAnsi="Grotesque" w:cs="Grotesque"/>
          <w:b/>
          <w:bCs/>
          <w:color w:val="000000" w:themeColor="text1"/>
        </w:rPr>
        <w:t>:</w:t>
      </w:r>
      <w:r>
        <w:rPr>
          <w:rFonts w:ascii="Grotesque" w:eastAsia="Grotesque" w:hAnsi="Grotesque" w:cs="Grotesque"/>
          <w:b/>
          <w:bCs/>
          <w:color w:val="000000" w:themeColor="text1"/>
          <w:sz w:val="26"/>
          <w:szCs w:val="26"/>
        </w:rPr>
        <w:t xml:space="preserve"> </w:t>
      </w:r>
      <w:hyperlink r:id="rId19">
        <w:r>
          <w:rPr>
            <w:rStyle w:val="InternetLink"/>
            <w:rFonts w:ascii="Grotesque" w:eastAsia="Grotesque" w:hAnsi="Grotesque" w:cs="Grotesque"/>
          </w:rPr>
          <w:t>https://nodejs.org/api/fs.html</w:t>
        </w:r>
        <w:r>
          <w:rPr>
            <w:rStyle w:val="InternetLink"/>
          </w:rPr>
          <w:br/>
        </w:r>
      </w:hyperlink>
      <w:r>
        <w:rPr>
          <w:rFonts w:ascii="Grotesque" w:eastAsia="Grotesque" w:hAnsi="Grotesque" w:cs="Grotesque"/>
          <w:color w:val="000000" w:themeColor="text1"/>
        </w:rPr>
        <w:t>Node.js child process module documentation:</w:t>
      </w:r>
      <w:r>
        <w:rPr>
          <w:rFonts w:ascii="Grotesque" w:eastAsia="Grotesque" w:hAnsi="Grotesque" w:cs="Grotesque"/>
          <w:color w:val="84BF5C"/>
        </w:rPr>
        <w:t xml:space="preserve"> </w:t>
      </w:r>
      <w:hyperlink r:id="rId20">
        <w:r>
          <w:rPr>
            <w:rStyle w:val="InternetLink"/>
            <w:rFonts w:ascii="Grotesque" w:eastAsia="Grotesque" w:hAnsi="Grotesque" w:cs="Grotesque"/>
          </w:rPr>
          <w:t>https://nodejs.org/api/child_process.html</w:t>
        </w:r>
        <w:r>
          <w:rPr>
            <w:rStyle w:val="InternetLink"/>
          </w:rPr>
          <w:br/>
        </w:r>
      </w:hyperlink>
      <w:r>
        <w:rPr>
          <w:rFonts w:ascii="Grotesque" w:eastAsia="Grotesque" w:hAnsi="Grotesque" w:cs="Grotesque"/>
          <w:color w:val="000000" w:themeColor="text1"/>
        </w:rPr>
        <w:t xml:space="preserve">Node.js </w:t>
      </w:r>
      <w:proofErr w:type="spellStart"/>
      <w:r>
        <w:rPr>
          <w:rFonts w:ascii="Grotesque" w:eastAsia="Grotesque" w:hAnsi="Grotesque" w:cs="Grotesque"/>
          <w:color w:val="000000" w:themeColor="text1"/>
        </w:rPr>
        <w:t>vm</w:t>
      </w:r>
      <w:proofErr w:type="spellEnd"/>
      <w:r>
        <w:rPr>
          <w:rFonts w:ascii="Grotesque" w:eastAsia="Grotesque" w:hAnsi="Grotesque" w:cs="Grotesque"/>
          <w:color w:val="000000" w:themeColor="text1"/>
        </w:rPr>
        <w:t xml:space="preserve"> module documentation:</w:t>
      </w:r>
      <w:r>
        <w:rPr>
          <w:rFonts w:ascii="Grotesque" w:eastAsia="Grotesque" w:hAnsi="Grotesque" w:cs="Grotesque"/>
          <w:color w:val="84BF5C"/>
        </w:rPr>
        <w:t xml:space="preserve"> </w:t>
      </w:r>
      <w:hyperlink r:id="rId21">
        <w:r>
          <w:rPr>
            <w:rStyle w:val="InternetLink"/>
            <w:rFonts w:ascii="Grotesque" w:eastAsia="Grotesque" w:hAnsi="Grotesque" w:cs="Grotesque"/>
          </w:rPr>
          <w:t>https://nodejs.org/api/vm.html</w:t>
        </w:r>
        <w:r>
          <w:rPr>
            <w:rStyle w:val="InternetLink"/>
            <w:rFonts w:ascii="Grotesque" w:eastAsia="Grotesque" w:hAnsi="Grotesque" w:cs="Grotesque"/>
          </w:rPr>
          <w:br/>
        </w:r>
      </w:hyperlink>
    </w:p>
    <w:p w14:paraId="1B01D5D9" w14:textId="77777777" w:rsidR="00EA1C9A" w:rsidRDefault="00EA1C9A">
      <w:pPr>
        <w:rPr>
          <w:rFonts w:ascii="Grotesque" w:eastAsia="Grotesque" w:hAnsi="Grotesque" w:cs="Grotesque"/>
          <w:color w:val="84BF5C"/>
        </w:rPr>
      </w:pPr>
    </w:p>
    <w:p w14:paraId="307596C3" w14:textId="77777777" w:rsidR="00EA1C9A" w:rsidRDefault="003E5874">
      <w:pPr>
        <w:rPr>
          <w:rFonts w:ascii="Grotesque" w:eastAsia="Grotesque" w:hAnsi="Grotesque" w:cs="Grotesque"/>
          <w:color w:val="000000" w:themeColor="text1"/>
          <w:sz w:val="24"/>
          <w:szCs w:val="24"/>
        </w:rPr>
      </w:pPr>
      <w:r>
        <w:rPr>
          <w:rFonts w:ascii="Grotesque" w:eastAsia="Grotesque" w:hAnsi="Grotesque" w:cs="Grotesque"/>
          <w:b/>
          <w:bCs/>
          <w:color w:val="84BF5C"/>
          <w:sz w:val="40"/>
          <w:szCs w:val="40"/>
        </w:rPr>
        <w:t xml:space="preserve">☑ </w:t>
      </w:r>
      <w:proofErr w:type="gramStart"/>
      <w:r>
        <w:rPr>
          <w:rFonts w:ascii="Grotesque" w:eastAsia="Grotesque" w:hAnsi="Grotesque" w:cs="Grotesque"/>
          <w:b/>
          <w:bCs/>
          <w:color w:val="000000" w:themeColor="text1"/>
          <w:sz w:val="26"/>
          <w:szCs w:val="26"/>
        </w:rPr>
        <w:t>Don’t</w:t>
      </w:r>
      <w:proofErr w:type="gramEnd"/>
      <w:r>
        <w:rPr>
          <w:rFonts w:ascii="Grotesque" w:eastAsia="Grotesque" w:hAnsi="Grotesque" w:cs="Grotesque"/>
          <w:b/>
          <w:bCs/>
          <w:color w:val="000000" w:themeColor="text1"/>
          <w:sz w:val="26"/>
          <w:szCs w:val="26"/>
        </w:rPr>
        <w:t xml:space="preserve"> implement your own crypto</w:t>
      </w:r>
      <w:r>
        <w:br/>
      </w:r>
      <w:r>
        <w:rPr>
          <w:rFonts w:ascii="Grotesque" w:eastAsia="Grotesque" w:hAnsi="Grotesque" w:cs="Grotesque"/>
          <w:color w:val="000000" w:themeColor="text1"/>
          <w:sz w:val="24"/>
          <w:szCs w:val="24"/>
        </w:rPr>
        <w:t xml:space="preserve">The problem with cryptography is that you don’t know you are wrong until you are hacked. So, </w:t>
      </w:r>
      <w:proofErr w:type="gramStart"/>
      <w:r>
        <w:rPr>
          <w:rFonts w:ascii="Grotesque" w:eastAsia="Grotesque" w:hAnsi="Grotesque" w:cs="Grotesque"/>
          <w:color w:val="000000" w:themeColor="text1"/>
          <w:sz w:val="24"/>
          <w:szCs w:val="24"/>
        </w:rPr>
        <w:t>don’t</w:t>
      </w:r>
      <w:proofErr w:type="gramEnd"/>
      <w:r>
        <w:rPr>
          <w:rFonts w:ascii="Grotesque" w:eastAsia="Grotesque" w:hAnsi="Grotesque" w:cs="Grotesque"/>
          <w:color w:val="000000" w:themeColor="text1"/>
          <w:sz w:val="24"/>
          <w:szCs w:val="24"/>
        </w:rPr>
        <w:t xml:space="preserve"> do your own crypto. Use standards instead. For most crypto-related operations, the ‘crypto’ core module can help you.</w:t>
      </w:r>
      <w:r>
        <w:rPr>
          <w:sz w:val="24"/>
          <w:szCs w:val="24"/>
        </w:rPr>
        <w:br/>
      </w:r>
    </w:p>
    <w:p w14:paraId="2A2581C5" w14:textId="77777777" w:rsidR="00EA1C9A" w:rsidRDefault="003E5874">
      <w:r>
        <w:rPr>
          <w:rFonts w:ascii="Grotesque" w:eastAsia="Grotesque" w:hAnsi="Grotesque" w:cs="Grotesque"/>
          <w:color w:val="000000" w:themeColor="text1"/>
          <w:sz w:val="24"/>
          <w:szCs w:val="24"/>
        </w:rPr>
        <w:t>Read more:</w:t>
      </w:r>
      <w:r>
        <w:rPr>
          <w:sz w:val="24"/>
          <w:szCs w:val="24"/>
        </w:rPr>
        <w:br/>
      </w:r>
      <w:hyperlink r:id="rId22">
        <w:r>
          <w:rPr>
            <w:rStyle w:val="InternetLink"/>
            <w:rFonts w:ascii="Grotesque" w:eastAsia="Grotesque" w:hAnsi="Grotesque" w:cs="Grotesque"/>
            <w:sz w:val="24"/>
            <w:szCs w:val="24"/>
          </w:rPr>
          <w:t>https://nodejs.org/dist/latest-v8.x/docs/api/crypto.html</w:t>
        </w:r>
      </w:hyperlink>
      <w:r>
        <w:rPr>
          <w:sz w:val="24"/>
          <w:szCs w:val="24"/>
        </w:rPr>
        <w:br/>
      </w:r>
      <w:hyperlink r:id="rId23">
        <w:r>
          <w:rPr>
            <w:rStyle w:val="InternetLink"/>
            <w:rFonts w:ascii="Grotesque" w:eastAsia="Grotesque" w:hAnsi="Grotesque" w:cs="Grotesque"/>
            <w:sz w:val="24"/>
            <w:szCs w:val="24"/>
          </w:rPr>
          <w:t>https://en.wikipedia.org/wiki/Bcrypt</w:t>
        </w:r>
      </w:hyperlink>
      <w:r>
        <w:rPr>
          <w:sz w:val="24"/>
          <w:szCs w:val="24"/>
        </w:rPr>
        <w:br/>
      </w:r>
      <w:hyperlink r:id="rId24">
        <w:r>
          <w:rPr>
            <w:rStyle w:val="InternetLink"/>
            <w:rFonts w:ascii="Grotesque" w:eastAsia="Grotesque" w:hAnsi="Grotesque" w:cs="Grotesque"/>
            <w:sz w:val="24"/>
            <w:szCs w:val="24"/>
          </w:rPr>
          <w:t>http://crypto.stackexchange.com/questions/43272/why-is-writing-your-own-</w:t>
        </w:r>
        <w:r>
          <w:rPr>
            <w:rStyle w:val="InternetLink"/>
            <w:rFonts w:ascii="Grotesque" w:eastAsia="Grotesque" w:hAnsi="Grotesque" w:cs="Grotesque"/>
          </w:rPr>
          <w:t>encryption-discouraged</w:t>
        </w:r>
      </w:hyperlink>
      <w:r>
        <w:br/>
      </w:r>
      <w:hyperlink r:id="rId25">
        <w:r>
          <w:rPr>
            <w:rStyle w:val="InternetLink"/>
            <w:rFonts w:ascii="Grotesque" w:eastAsia="Grotesque" w:hAnsi="Grotesque" w:cs="Grotesque"/>
          </w:rPr>
          <w:t>https://blogs.dropbox.com/tech/2016/09/how-dropbox-securely-stores-your-passwords/</w:t>
        </w:r>
      </w:hyperlink>
      <w:r>
        <w:br/>
      </w:r>
    </w:p>
    <w:p w14:paraId="7BF02E9E" w14:textId="77777777" w:rsidR="00EA1C9A" w:rsidRDefault="00EA1C9A">
      <w:pPr>
        <w:rPr>
          <w:rFonts w:ascii="Grotesque" w:eastAsia="Grotesque" w:hAnsi="Grotesque" w:cs="Grotesque"/>
          <w:color w:val="000000" w:themeColor="text1"/>
        </w:rPr>
      </w:pPr>
    </w:p>
    <w:p w14:paraId="48394B40"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Ensure you are using security headers</w:t>
      </w:r>
      <w:r>
        <w:br/>
      </w:r>
      <w:r>
        <w:rPr>
          <w:rFonts w:ascii="Grotesque" w:eastAsia="Grotesque" w:hAnsi="Grotesque" w:cs="Grotesque"/>
          <w:color w:val="000000" w:themeColor="text1"/>
        </w:rPr>
        <w:t>Websites are exposed to many different classes of vulnerabilities, and some may be prevented by appropriately configuring the server. Best practices include adding headers such as HSTS, X-Frame-Options, X-Content-Type-Options, etc.</w:t>
      </w:r>
      <w:r>
        <w:br/>
      </w:r>
      <w:r>
        <w:rPr>
          <w:rFonts w:ascii="Grotesque" w:eastAsia="Grotesque" w:hAnsi="Grotesque" w:cs="Grotesque"/>
          <w:color w:val="000000" w:themeColor="text1"/>
        </w:rPr>
        <w:t>Add in a Content Security Policy if possible.</w:t>
      </w:r>
      <w:r>
        <w:br/>
      </w:r>
    </w:p>
    <w:p w14:paraId="5908A6CC" w14:textId="77777777" w:rsidR="00EA1C9A" w:rsidRDefault="003E5874">
      <w:r>
        <w:rPr>
          <w:rFonts w:ascii="Grotesque" w:eastAsia="Grotesque" w:hAnsi="Grotesque" w:cs="Grotesque"/>
          <w:color w:val="000000" w:themeColor="text1"/>
        </w:rPr>
        <w:t>Read more:</w:t>
      </w:r>
      <w:r>
        <w:br/>
      </w:r>
      <w:r>
        <w:rPr>
          <w:rStyle w:val="InternetLink"/>
          <w:rFonts w:ascii="Grotesque" w:eastAsia="Grotesque" w:hAnsi="Grotesque" w:cs="Grotesque"/>
        </w:rPr>
        <w:t xml:space="preserve">https://www.npmjs.com/package/helmet                       </w:t>
      </w:r>
      <w:r>
        <w:rPr>
          <w:rStyle w:val="InternetLink"/>
          <w:rFonts w:ascii="Grotesque" w:eastAsia="Grotesque" w:hAnsi="Grotesque" w:cs="Grotesque"/>
        </w:rPr>
        <w:br/>
      </w:r>
      <w:hyperlink r:id="rId26">
        <w:r>
          <w:rPr>
            <w:rStyle w:val="InternetLink"/>
            <w:rFonts w:ascii="Grotesque" w:eastAsia="Grotesque" w:hAnsi="Grotesque" w:cs="Grotesque"/>
          </w:rPr>
          <w:t>https://securityheaders.com</w:t>
        </w:r>
      </w:hyperlink>
      <w:r>
        <w:rPr>
          <w:rStyle w:val="InternetLink"/>
          <w:rFonts w:ascii="Grotesque" w:eastAsia="Grotesque" w:hAnsi="Grotesque" w:cs="Grotesque"/>
        </w:rPr>
        <w:br/>
      </w:r>
      <w:hyperlink r:id="rId27">
        <w:r>
          <w:rPr>
            <w:rStyle w:val="InternetLink"/>
            <w:rFonts w:ascii="Grotesque" w:eastAsia="Grotesque" w:hAnsi="Grotesque" w:cs="Grotesque"/>
          </w:rPr>
          <w:t>https://www.ssllabs.com/</w:t>
        </w:r>
      </w:hyperlink>
      <w:r>
        <w:rPr>
          <w:rStyle w:val="InternetLink"/>
        </w:rPr>
        <w:br/>
      </w:r>
    </w:p>
    <w:p w14:paraId="3BF3C410"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Go hack yourself</w:t>
      </w:r>
      <w:r>
        <w:br/>
      </w:r>
      <w:r>
        <w:rPr>
          <w:rFonts w:ascii="Grotesque" w:eastAsia="Grotesque" w:hAnsi="Grotesque" w:cs="Grotesque"/>
          <w:color w:val="000000" w:themeColor="text1"/>
          <w:sz w:val="26"/>
          <w:szCs w:val="26"/>
        </w:rPr>
        <w:t xml:space="preserve">Once in a while, the entire technical team should sit together and spend time </w:t>
      </w:r>
      <w:r>
        <w:rPr>
          <w:rFonts w:ascii="Grotesque" w:eastAsia="Grotesque" w:hAnsi="Grotesque" w:cs="Grotesque"/>
          <w:color w:val="000000" w:themeColor="text1"/>
          <w:sz w:val="26"/>
          <w:szCs w:val="26"/>
        </w:rPr>
        <w:lastRenderedPageBreak/>
        <w:t>targeting all parts of the application, looking for vulnerabilities. This is a great time to test for account isolation, token unicity, unauthenticated paths, etc.… You will heavily rely on your browser’s web console, curl, and 3rd party tools such as Zap (</w:t>
      </w:r>
      <w:hyperlink r:id="rId28">
        <w:r>
          <w:rPr>
            <w:rStyle w:val="InternetLink"/>
            <w:rFonts w:ascii="Grotesque" w:eastAsia="Grotesque" w:hAnsi="Grotesque" w:cs="Grotesque"/>
          </w:rPr>
          <w:t>https://www.owasp.org/index.php/OWASP_Zed_Attack_Proxy_Project</w:t>
        </w:r>
      </w:hyperlink>
      <w:r>
        <w:rPr>
          <w:rFonts w:ascii="Grotesque" w:eastAsia="Grotesque" w:hAnsi="Grotesque" w:cs="Grotesque"/>
          <w:color w:val="000000" w:themeColor="text1"/>
        </w:rPr>
        <w:t>).</w:t>
      </w:r>
      <w:r>
        <w:br/>
      </w:r>
    </w:p>
    <w:p w14:paraId="11B57F7E" w14:textId="77777777" w:rsidR="00EA1C9A" w:rsidRDefault="003E5874">
      <w:r>
        <w:rPr>
          <w:rFonts w:ascii="Grotesque" w:eastAsia="Grotesque" w:hAnsi="Grotesque" w:cs="Grotesque"/>
          <w:color w:val="000000" w:themeColor="text1"/>
        </w:rPr>
        <w:t>The benefit of doing these test sessions yourselves is that your team has the best</w:t>
      </w:r>
      <w:r>
        <w:br/>
      </w:r>
      <w:r>
        <w:rPr>
          <w:rFonts w:ascii="Grotesque" w:eastAsia="Grotesque" w:hAnsi="Grotesque" w:cs="Grotesque"/>
          <w:color w:val="000000" w:themeColor="text1"/>
        </w:rPr>
        <w:t xml:space="preserve">understanding of your application, and likely where the weak points are. Showing that they can be exploited (or not) is valuable feedback for the team. These sessions complement external </w:t>
      </w:r>
      <w:proofErr w:type="spellStart"/>
      <w:r>
        <w:rPr>
          <w:rFonts w:ascii="Grotesque" w:eastAsia="Grotesque" w:hAnsi="Grotesque" w:cs="Grotesque"/>
          <w:color w:val="000000" w:themeColor="text1"/>
        </w:rPr>
        <w:t>pentests</w:t>
      </w:r>
      <w:proofErr w:type="spellEnd"/>
      <w:r>
        <w:rPr>
          <w:rFonts w:ascii="Grotesque" w:eastAsia="Grotesque" w:hAnsi="Grotesque" w:cs="Grotesque"/>
          <w:color w:val="000000" w:themeColor="text1"/>
        </w:rPr>
        <w:t xml:space="preserve"> quite well.</w:t>
      </w:r>
    </w:p>
    <w:p w14:paraId="7AE8CAE7" w14:textId="77777777" w:rsidR="00EA1C9A" w:rsidRDefault="003E5874">
      <w:r>
        <w:rPr>
          <w:rFonts w:ascii="Grotesque" w:eastAsia="Grotesque" w:hAnsi="Grotesque" w:cs="Grotesque"/>
          <w:color w:val="000000" w:themeColor="text1"/>
        </w:rPr>
        <w:t>Read more:</w:t>
      </w:r>
      <w:r>
        <w:br/>
      </w:r>
      <w:hyperlink r:id="rId29">
        <w:r>
          <w:rPr>
            <w:rStyle w:val="InternetLink"/>
            <w:rFonts w:ascii="Grotesque" w:eastAsia="Grotesque" w:hAnsi="Grotesque" w:cs="Grotesque"/>
          </w:rPr>
          <w:t>https://www.owasp.org/index.php/OWASP_Testing_Guide_v4_Table_of_Contents</w:t>
        </w:r>
      </w:hyperlink>
    </w:p>
    <w:p w14:paraId="4FBD00B8" w14:textId="77777777" w:rsidR="00EA1C9A" w:rsidRDefault="00EA1C9A"/>
    <w:p w14:paraId="20D175FA" w14:textId="77777777" w:rsidR="00EA1C9A" w:rsidRDefault="003E5874">
      <w:pPr>
        <w:rPr>
          <w:rFonts w:ascii="Grotesque" w:eastAsia="Grotesque" w:hAnsi="Grotesque" w:cs="Grotesque"/>
          <w:color w:val="000000" w:themeColor="text1"/>
        </w:rPr>
      </w:pPr>
      <w:r>
        <w:br/>
      </w: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Run security Linters on your code</w:t>
      </w:r>
      <w:r>
        <w:br/>
      </w:r>
      <w:r>
        <w:rPr>
          <w:rFonts w:ascii="Grotesque" w:eastAsia="Grotesque" w:hAnsi="Grotesque" w:cs="Grotesque"/>
          <w:color w:val="000000" w:themeColor="text1"/>
        </w:rPr>
        <w:t>Pre-production analysis tools like static code analysis (SAST) can help identify some of your low-hanging security fruits. They also improve the overall security awareness of your team when the checks are automatically integrated into the code review process. But keep in mind that these tools generate a lot of false positives that can quickly overwhelm you with meaningless alerts. The best practice is to make them part of your process, but not too rely too heavily on them.</w:t>
      </w:r>
      <w:r>
        <w:br/>
      </w:r>
    </w:p>
    <w:p w14:paraId="1EA7B736" w14:textId="77777777" w:rsidR="00EA1C9A" w:rsidRDefault="003E5874">
      <w:r>
        <w:rPr>
          <w:rFonts w:ascii="Grotesque" w:eastAsia="Grotesque" w:hAnsi="Grotesque" w:cs="Grotesque"/>
          <w:color w:val="000000" w:themeColor="text1"/>
        </w:rPr>
        <w:t>Some good tools:</w:t>
      </w:r>
      <w:r>
        <w:br/>
      </w:r>
      <w:hyperlink r:id="rId30">
        <w:r>
          <w:rPr>
            <w:rStyle w:val="InternetLink"/>
            <w:rFonts w:ascii="Grotesque" w:eastAsia="Grotesque" w:hAnsi="Grotesque" w:cs="Grotesque"/>
          </w:rPr>
          <w:t>https://www.owasp.org/index.php/Source_Code_Analysis_Tools</w:t>
        </w:r>
      </w:hyperlink>
      <w:r>
        <w:br/>
      </w:r>
      <w:hyperlink r:id="rId31">
        <w:r>
          <w:rPr>
            <w:rStyle w:val="InternetLink"/>
            <w:rFonts w:ascii="Grotesque" w:eastAsia="Grotesque" w:hAnsi="Grotesque" w:cs="Grotesque"/>
          </w:rPr>
          <w:t>http://eslint.org/</w:t>
        </w:r>
      </w:hyperlink>
      <w:r>
        <w:rPr>
          <w:rFonts w:ascii="Grotesque" w:eastAsia="Grotesque" w:hAnsi="Grotesque" w:cs="Grotesque"/>
          <w:color w:val="000000" w:themeColor="text1"/>
        </w:rPr>
        <w:t xml:space="preserve"> with </w:t>
      </w:r>
      <w:hyperlink r:id="rId32">
        <w:r>
          <w:rPr>
            <w:rStyle w:val="InternetLink"/>
            <w:rFonts w:ascii="Grotesque" w:eastAsia="Grotesque" w:hAnsi="Grotesque" w:cs="Grotesque"/>
          </w:rPr>
          <w:t>https://github.com/nodesecurity/eslint-plugin-security</w:t>
        </w:r>
      </w:hyperlink>
      <w:r>
        <w:br/>
      </w:r>
      <w:hyperlink r:id="rId33">
        <w:r>
          <w:rPr>
            <w:rStyle w:val="InternetLink"/>
            <w:rFonts w:ascii="Grotesque" w:eastAsia="Grotesque" w:hAnsi="Grotesque" w:cs="Grotesque"/>
          </w:rPr>
          <w:t>https://github.com/mre/awesome-static-analysis</w:t>
        </w:r>
      </w:hyperlink>
      <w:r>
        <w:br/>
      </w:r>
    </w:p>
    <w:p w14:paraId="232C5FB8" w14:textId="77777777" w:rsidR="00EA1C9A" w:rsidRDefault="00EA1C9A"/>
    <w:p w14:paraId="7860EC28"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w:t>
      </w:r>
      <w:r>
        <w:rPr>
          <w:rFonts w:ascii="Grotesque" w:eastAsia="Grotesque" w:hAnsi="Grotesque" w:cs="Grotesque"/>
          <w:b/>
          <w:bCs/>
          <w:color w:val="000000" w:themeColor="text1"/>
          <w:sz w:val="26"/>
          <w:szCs w:val="26"/>
        </w:rPr>
        <w:t xml:space="preserve"> Integrate security scanners in your CI pipeline</w:t>
      </w:r>
      <w:r>
        <w:br/>
      </w:r>
      <w:r>
        <w:rPr>
          <w:rFonts w:ascii="Grotesque" w:eastAsia="Grotesque" w:hAnsi="Grotesque" w:cs="Grotesque"/>
          <w:color w:val="000000" w:themeColor="text1"/>
        </w:rPr>
        <w:t>Integrate a Dynamic Application Security Testing (DAST) tool in your CI, but just like SAST be aware of the high number of false positives.</w:t>
      </w:r>
    </w:p>
    <w:p w14:paraId="3950C453" w14:textId="77777777" w:rsidR="00EA1C9A" w:rsidRDefault="003E5874">
      <w:r>
        <w:rPr>
          <w:rFonts w:ascii="Grotesque" w:eastAsia="Grotesque" w:hAnsi="Grotesque" w:cs="Grotesque"/>
          <w:color w:val="000000" w:themeColor="text1"/>
        </w:rPr>
        <w:t>Read more:</w:t>
      </w:r>
      <w:r>
        <w:br/>
      </w:r>
      <w:hyperlink r:id="rId34">
        <w:r>
          <w:rPr>
            <w:rStyle w:val="InternetLink"/>
            <w:rFonts w:ascii="Grotesque" w:eastAsia="Grotesque" w:hAnsi="Grotesque" w:cs="Grotesque"/>
          </w:rPr>
          <w:t>http://www.arachni-scanner.com/</w:t>
        </w:r>
        <w:r>
          <w:rPr>
            <w:rStyle w:val="InternetLink"/>
            <w:rFonts w:ascii="Grotesque" w:eastAsia="Grotesque" w:hAnsi="Grotesque" w:cs="Grotesque"/>
          </w:rPr>
          <w:br/>
        </w:r>
      </w:hyperlink>
      <w:hyperlink r:id="rId35">
        <w:r>
          <w:rPr>
            <w:rStyle w:val="InternetLink"/>
            <w:rFonts w:ascii="Grotesque" w:eastAsia="Grotesque" w:hAnsi="Grotesque" w:cs="Grotesque"/>
          </w:rPr>
          <w:t>https://www.owasp.org/index.php/OWASP_Zed_Attack_Proxy_Project</w:t>
        </w:r>
      </w:hyperlink>
      <w:r>
        <w:rPr>
          <w:rStyle w:val="InternetLink"/>
        </w:rPr>
        <w:br/>
      </w:r>
      <w:hyperlink r:id="rId36">
        <w:r>
          <w:rPr>
            <w:rStyle w:val="InternetLink"/>
            <w:rFonts w:ascii="Grotesque" w:eastAsia="Grotesque" w:hAnsi="Grotesque" w:cs="Grotesque"/>
          </w:rPr>
          <w:t>https://www.acunetix.com/vulnerability-scanner/</w:t>
        </w:r>
      </w:hyperlink>
      <w:r>
        <w:rPr>
          <w:rStyle w:val="InternetLink"/>
        </w:rPr>
        <w:br/>
      </w:r>
    </w:p>
    <w:p w14:paraId="6A887F7D"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w:t>
      </w:r>
      <w:r>
        <w:rPr>
          <w:rFonts w:ascii="Grotesque" w:eastAsia="Grotesque" w:hAnsi="Grotesque" w:cs="Grotesque"/>
          <w:b/>
          <w:bCs/>
          <w:color w:val="000000" w:themeColor="text1"/>
          <w:sz w:val="26"/>
          <w:szCs w:val="26"/>
        </w:rPr>
        <w:t xml:space="preserve"> Keep your dependencies up to date</w:t>
      </w:r>
      <w:r>
        <w:br/>
      </w:r>
      <w:r>
        <w:rPr>
          <w:rFonts w:ascii="Grotesque" w:eastAsia="Grotesque" w:hAnsi="Grotesque" w:cs="Grotesque"/>
          <w:color w:val="000000" w:themeColor="text1"/>
        </w:rPr>
        <w:t xml:space="preserve">Applications are built using dozens of third-party libraries. A single flaw in any of these </w:t>
      </w:r>
      <w:r>
        <w:rPr>
          <w:rFonts w:ascii="Grotesque" w:eastAsia="Grotesque" w:hAnsi="Grotesque" w:cs="Grotesque"/>
          <w:color w:val="000000" w:themeColor="text1"/>
        </w:rPr>
        <w:lastRenderedPageBreak/>
        <w:t xml:space="preserve">libraries may put your entire application at risk. According to OWASP, one of the most common application security risks is using dependencies with known vulnerabilities. </w:t>
      </w:r>
    </w:p>
    <w:p w14:paraId="118FC85D" w14:textId="77777777" w:rsidR="00EA1C9A" w:rsidRDefault="003E5874">
      <w:r>
        <w:rPr>
          <w:rFonts w:ascii="Grotesque" w:eastAsia="Grotesque" w:hAnsi="Grotesque" w:cs="Grotesque"/>
          <w:color w:val="000000" w:themeColor="text1"/>
        </w:rPr>
        <w:t>Some tools allow you to check your dependencies for vulnerabilities and ensure that they are up-to-date:</w:t>
      </w:r>
      <w:r>
        <w:br/>
      </w:r>
      <w:hyperlink r:id="rId37">
        <w:r>
          <w:rPr>
            <w:rStyle w:val="InternetLink"/>
            <w:rFonts w:ascii="Grotesque" w:eastAsia="Grotesque" w:hAnsi="Grotesque" w:cs="Grotesque"/>
          </w:rPr>
          <w:t>https://docs.npmjs.com/cli/audit</w:t>
        </w:r>
      </w:hyperlink>
      <w:r>
        <w:rPr>
          <w:rStyle w:val="InternetLink"/>
          <w:rFonts w:ascii="Grotesque" w:eastAsia="Grotesque" w:hAnsi="Grotesque" w:cs="Grotesque"/>
        </w:rPr>
        <w:br/>
      </w:r>
      <w:hyperlink r:id="rId38">
        <w:r>
          <w:rPr>
            <w:rStyle w:val="InternetLink"/>
            <w:rFonts w:ascii="Grotesque" w:eastAsia="Grotesque" w:hAnsi="Grotesque" w:cs="Grotesque"/>
          </w:rPr>
          <w:t>https://snyk.io/</w:t>
        </w:r>
        <w:r>
          <w:rPr>
            <w:rStyle w:val="InternetLink"/>
            <w:rFonts w:ascii="Grotesque" w:eastAsia="Grotesque" w:hAnsi="Grotesque" w:cs="Grotesque"/>
          </w:rPr>
          <w:br/>
        </w:r>
      </w:hyperlink>
    </w:p>
    <w:p w14:paraId="5406451E" w14:textId="77777777" w:rsidR="00EA1C9A" w:rsidRDefault="00B521DA">
      <w:hyperlink r:id="rId39">
        <w:r w:rsidR="003E5874">
          <w:br/>
        </w:r>
      </w:hyperlink>
      <w:r w:rsidR="003E5874">
        <w:rPr>
          <w:rFonts w:ascii="Grotesque" w:eastAsia="Grotesque" w:hAnsi="Grotesque" w:cs="Grotesque"/>
          <w:b/>
          <w:bCs/>
          <w:color w:val="84BF5C"/>
          <w:sz w:val="40"/>
          <w:szCs w:val="40"/>
        </w:rPr>
        <w:t xml:space="preserve">☑ </w:t>
      </w:r>
      <w:r w:rsidR="003E5874">
        <w:rPr>
          <w:rFonts w:ascii="Grotesque" w:eastAsia="Grotesque" w:hAnsi="Grotesque" w:cs="Grotesque"/>
          <w:b/>
          <w:bCs/>
          <w:color w:val="000000" w:themeColor="text1"/>
          <w:sz w:val="26"/>
          <w:szCs w:val="26"/>
        </w:rPr>
        <w:t>Enforce a secure code review checklist</w:t>
      </w:r>
      <w:r w:rsidR="003E5874">
        <w:br/>
      </w:r>
      <w:r w:rsidR="003E5874">
        <w:rPr>
          <w:rFonts w:ascii="Grotesque" w:eastAsia="Grotesque" w:hAnsi="Grotesque" w:cs="Grotesque"/>
          <w:color w:val="000000" w:themeColor="text1"/>
        </w:rPr>
        <w:t>Security should always be kept in mind while coding. Pull request reviews should be performed with security in mind as well. Depending on where the code is, the checks should be different. Dealing with user entry is one thing, dealing with business structures is another – the concerns are related to the context.</w:t>
      </w:r>
      <w:r w:rsidR="003E5874">
        <w:br/>
      </w:r>
      <w:r w:rsidR="003E5874">
        <w:rPr>
          <w:rFonts w:ascii="Grotesque" w:eastAsia="Grotesque" w:hAnsi="Grotesque" w:cs="Grotesque"/>
          <w:color w:val="000000" w:themeColor="text1"/>
        </w:rPr>
        <w:t>In addition to common sense, keep in mind typical security flaws. For example, many code snippets from places like Stack Overflow have not been written with security in mind. If your team pulls code snippets from the Internet, make sure they double check them for security before deploying them.</w:t>
      </w:r>
      <w:r w:rsidR="003E5874">
        <w:br/>
      </w:r>
      <w:r w:rsidR="003E5874">
        <w:rPr>
          <w:rFonts w:ascii="Grotesque" w:eastAsia="Grotesque" w:hAnsi="Grotesque" w:cs="Grotesque"/>
          <w:color w:val="000000" w:themeColor="text1"/>
        </w:rPr>
        <w:t>Security competency is also a good topic to ask about when interviewing a candidate.</w:t>
      </w:r>
      <w:r w:rsidR="003E5874">
        <w:br/>
      </w:r>
    </w:p>
    <w:p w14:paraId="0F96659F" w14:textId="77777777" w:rsidR="00EA1C9A" w:rsidRDefault="003E5874">
      <w:r>
        <w:rPr>
          <w:rFonts w:ascii="Grotesque" w:eastAsia="Grotesque" w:hAnsi="Grotesque" w:cs="Grotesque"/>
          <w:color w:val="000000" w:themeColor="text1"/>
        </w:rPr>
        <w:t>Read more:</w:t>
      </w:r>
      <w:r>
        <w:br/>
      </w:r>
      <w:hyperlink r:id="rId40">
        <w:r>
          <w:rPr>
            <w:rStyle w:val="InternetLink"/>
            <w:rFonts w:ascii="Grotesque" w:eastAsia="Grotesque" w:hAnsi="Grotesque" w:cs="Grotesque"/>
          </w:rPr>
          <w:t>https://www.owasp.org/index.php/Category:OWASP_Code_Review_Project</w:t>
        </w:r>
      </w:hyperlink>
      <w:r>
        <w:rPr>
          <w:rStyle w:val="InternetLink"/>
          <w:rFonts w:ascii="Grotesque" w:eastAsia="Grotesque" w:hAnsi="Grotesque" w:cs="Grotesque"/>
        </w:rPr>
        <w:br/>
      </w:r>
    </w:p>
    <w:p w14:paraId="17C53073"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Keep secrets away from code</w:t>
      </w:r>
      <w:r>
        <w:br/>
      </w:r>
      <w:r>
        <w:rPr>
          <w:rFonts w:ascii="Grotesque" w:eastAsia="Grotesque" w:hAnsi="Grotesque" w:cs="Grotesque"/>
          <w:color w:val="000000" w:themeColor="text1"/>
        </w:rPr>
        <w:t>Never commit secrets in your code. They should be handled and stored separately in order to prevent them from accidentally being shared or exposed. This keeps a clear layer of separation between your environments (typically development, staging, and production).</w:t>
      </w:r>
    </w:p>
    <w:p w14:paraId="02E05B49" w14:textId="77777777" w:rsidR="00EA1C9A" w:rsidRDefault="003E5874">
      <w:r>
        <w:rPr>
          <w:rFonts w:ascii="Grotesque" w:eastAsia="Grotesque" w:hAnsi="Grotesque" w:cs="Grotesque"/>
          <w:color w:val="000000" w:themeColor="text1"/>
        </w:rPr>
        <w:t>Pass secrets to the application through environment variables or through a configuration file. You can use a configuration management module for this:</w:t>
      </w:r>
      <w:r>
        <w:br/>
      </w:r>
      <w:hyperlink r:id="rId41">
        <w:r>
          <w:rPr>
            <w:rStyle w:val="InternetLink"/>
            <w:rFonts w:ascii="Grotesque" w:eastAsia="Grotesque" w:hAnsi="Grotesque" w:cs="Grotesque"/>
          </w:rPr>
          <w:t>https://www.npmjs.com/package/config</w:t>
        </w:r>
      </w:hyperlink>
    </w:p>
    <w:p w14:paraId="741AB923" w14:textId="77777777" w:rsidR="00EA1C9A" w:rsidRDefault="003E5874">
      <w:r>
        <w:rPr>
          <w:rFonts w:ascii="Grotesque" w:eastAsia="Grotesque" w:hAnsi="Grotesque" w:cs="Grotesque"/>
          <w:color w:val="000000" w:themeColor="text1"/>
        </w:rPr>
        <w:t>Read more:</w:t>
      </w:r>
      <w:r>
        <w:br/>
      </w:r>
      <w:hyperlink r:id="rId42">
        <w:r>
          <w:rPr>
            <w:rStyle w:val="InternetLink"/>
            <w:rFonts w:ascii="Grotesque" w:eastAsia="Grotesque" w:hAnsi="Grotesque" w:cs="Grotesque"/>
          </w:rPr>
          <w:t>https://www.infosecurity-magazine.com/opinions/comment-tips-for-privatekey-management/</w:t>
        </w:r>
        <w:r>
          <w:rPr>
            <w:rStyle w:val="InternetLink"/>
            <w:rFonts w:ascii="Grotesque" w:eastAsia="Grotesque" w:hAnsi="Grotesque" w:cs="Grotesque"/>
          </w:rPr>
          <w:br/>
        </w:r>
      </w:hyperlink>
      <w:hyperlink r:id="rId43">
        <w:r>
          <w:rPr>
            <w:rStyle w:val="InternetLink"/>
            <w:rFonts w:ascii="Grotesque" w:eastAsia="Grotesque" w:hAnsi="Grotesque" w:cs="Grotesque"/>
          </w:rPr>
          <w:t>https://www.digitalocean.com/community/tutorials/an-introduction-to-managing-secrets-safely-with-version-control-systems</w:t>
        </w:r>
        <w:r>
          <w:rPr>
            <w:rStyle w:val="InternetLink"/>
            <w:rFonts w:ascii="Grotesque" w:eastAsia="Grotesque" w:hAnsi="Grotesque" w:cs="Grotesque"/>
          </w:rPr>
          <w:br/>
        </w:r>
      </w:hyperlink>
      <w:hyperlink r:id="rId44">
        <w:r>
          <w:rPr>
            <w:rStyle w:val="InternetLink"/>
            <w:rFonts w:ascii="Grotesque" w:eastAsia="Grotesque" w:hAnsi="Grotesque" w:cs="Grotesque"/>
          </w:rPr>
          <w:t>https://www.vaultproject.io/</w:t>
        </w:r>
        <w:r>
          <w:rPr>
            <w:rStyle w:val="InternetLink"/>
            <w:rFonts w:ascii="Grotesque" w:eastAsia="Grotesque" w:hAnsi="Grotesque" w:cs="Grotesque"/>
          </w:rPr>
          <w:br/>
        </w:r>
      </w:hyperlink>
    </w:p>
    <w:p w14:paraId="403D67B5"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Use a secure development life cycle</w:t>
      </w:r>
      <w:r>
        <w:br/>
      </w:r>
      <w:r>
        <w:rPr>
          <w:rFonts w:ascii="Grotesque" w:eastAsia="Grotesque" w:hAnsi="Grotesque" w:cs="Grotesque"/>
          <w:color w:val="000000" w:themeColor="text1"/>
        </w:rPr>
        <w:t xml:space="preserve">The secure development lifecycle is a process that helps tackle security issues at the </w:t>
      </w:r>
      <w:r>
        <w:rPr>
          <w:rFonts w:ascii="Grotesque" w:eastAsia="Grotesque" w:hAnsi="Grotesque" w:cs="Grotesque"/>
          <w:color w:val="000000" w:themeColor="text1"/>
        </w:rPr>
        <w:lastRenderedPageBreak/>
        <w:t>beginning of a project. While rarely used as is, it provides good insights at all stages of the project, from the specification to the release. It will allow you to enforce good practices at every stage of the project life.</w:t>
      </w:r>
    </w:p>
    <w:p w14:paraId="0EC05C34" w14:textId="77777777" w:rsidR="00EA1C9A" w:rsidRDefault="003E5874">
      <w:r>
        <w:br/>
      </w:r>
      <w:r>
        <w:rPr>
          <w:rFonts w:ascii="Grotesque" w:eastAsia="Grotesque" w:hAnsi="Grotesque" w:cs="Grotesque"/>
          <w:color w:val="000000" w:themeColor="text1"/>
        </w:rPr>
        <w:t>Read more:</w:t>
      </w:r>
      <w:r>
        <w:br/>
      </w:r>
      <w:hyperlink r:id="rId45">
        <w:r>
          <w:rPr>
            <w:rStyle w:val="InternetLink"/>
            <w:rFonts w:ascii="Grotesque" w:eastAsia="Grotesque" w:hAnsi="Grotesque" w:cs="Grotesque"/>
          </w:rPr>
          <w:t>https://en.wikipedia.org/wiki/Systems_development_life_cycle</w:t>
        </w:r>
        <w:r>
          <w:rPr>
            <w:rStyle w:val="InternetLink"/>
            <w:rFonts w:ascii="Grotesque" w:eastAsia="Grotesque" w:hAnsi="Grotesque" w:cs="Grotesque"/>
          </w:rPr>
          <w:br/>
        </w:r>
      </w:hyperlink>
      <w:hyperlink r:id="rId46">
        <w:r>
          <w:rPr>
            <w:rStyle w:val="InternetLink"/>
            <w:rFonts w:ascii="Grotesque" w:eastAsia="Grotesque" w:hAnsi="Grotesque" w:cs="Grotesque"/>
          </w:rPr>
          <w:t>https://www.owasp.org/images/7/76/Jim_Manico_(Hamburg)_-_Securiing_the_</w:t>
        </w:r>
      </w:hyperlink>
      <w:r>
        <w:rPr>
          <w:rStyle w:val="InternetLink"/>
        </w:rPr>
        <w:t>SDLC.pdf</w:t>
      </w:r>
    </w:p>
    <w:p w14:paraId="049DFB61" w14:textId="77777777" w:rsidR="00EA1C9A" w:rsidRDefault="003E5874">
      <w:pPr>
        <w:rPr>
          <w:rFonts w:ascii="Grotesque" w:eastAsia="Grotesque" w:hAnsi="Grotesque" w:cs="Grotesque"/>
          <w:color w:val="000000" w:themeColor="text1"/>
        </w:rPr>
      </w:pPr>
      <w:r>
        <w:br/>
      </w:r>
      <w:bookmarkStart w:id="9" w:name="_Hlk29228527"/>
      <w:r>
        <w:rPr>
          <w:rFonts w:ascii="Grotesque" w:eastAsia="Grotesque" w:hAnsi="Grotesque" w:cs="Grotesque"/>
          <w:b/>
          <w:bCs/>
          <w:color w:val="84BF5C"/>
          <w:sz w:val="40"/>
          <w:szCs w:val="40"/>
        </w:rPr>
        <w:t xml:space="preserve">☑ </w:t>
      </w:r>
      <w:bookmarkEnd w:id="9"/>
      <w:r>
        <w:rPr>
          <w:rFonts w:ascii="Grotesque" w:eastAsia="Grotesque" w:hAnsi="Grotesque" w:cs="Grotesque"/>
          <w:b/>
          <w:bCs/>
          <w:color w:val="000000" w:themeColor="text1"/>
          <w:sz w:val="26"/>
          <w:szCs w:val="26"/>
        </w:rPr>
        <w:t>Avoid merging methods with un-sanitized with user data</w:t>
      </w:r>
      <w:r>
        <w:br/>
      </w:r>
      <w:r>
        <w:rPr>
          <w:rFonts w:ascii="Grotesque" w:eastAsia="Grotesque" w:hAnsi="Grotesque" w:cs="Grotesque"/>
          <w:color w:val="000000" w:themeColor="text1"/>
        </w:rPr>
        <w:t>Using user data, such as HTTP body, with a merging method can lead to prototype pollution. Before doing anything with user data, one must ensure there was</w:t>
      </w:r>
      <w:r>
        <w:br/>
      </w:r>
      <w:r>
        <w:rPr>
          <w:rFonts w:ascii="Grotesque" w:eastAsia="Grotesque" w:hAnsi="Grotesque" w:cs="Grotesque"/>
          <w:color w:val="000000" w:themeColor="text1"/>
        </w:rPr>
        <w:t>no value injected in `__proto__`.</w:t>
      </w:r>
    </w:p>
    <w:p w14:paraId="3BC16C77" w14:textId="77777777" w:rsidR="00EA1C9A" w:rsidRDefault="003E5874">
      <w:r>
        <w:br/>
      </w:r>
      <w:r>
        <w:rPr>
          <w:rFonts w:ascii="Grotesque" w:eastAsia="Grotesque" w:hAnsi="Grotesque" w:cs="Grotesque"/>
          <w:color w:val="000000" w:themeColor="text1"/>
        </w:rPr>
        <w:t>Read more:</w:t>
      </w:r>
      <w:r>
        <w:br/>
      </w:r>
      <w:hyperlink r:id="rId47">
        <w:r>
          <w:rPr>
            <w:rStyle w:val="InternetLink"/>
            <w:rFonts w:ascii="Grotesque" w:eastAsia="Grotesque" w:hAnsi="Grotesque" w:cs="Grotesque"/>
          </w:rPr>
          <w:t>https://github.com/HoLyVieR/prototype-pollution-nsec18/blob/master/paper/</w:t>
        </w:r>
        <w:r>
          <w:rPr>
            <w:rStyle w:val="InternetLink"/>
          </w:rPr>
          <w:br/>
        </w:r>
      </w:hyperlink>
      <w:r>
        <w:rPr>
          <w:rFonts w:ascii="Grotesque" w:eastAsia="Grotesque" w:hAnsi="Grotesque" w:cs="Grotesque"/>
          <w:color w:val="000000" w:themeColor="text1"/>
        </w:rPr>
        <w:t>JavaScript_prototype_pollution_attack_in_NodeJS.pdf</w:t>
      </w:r>
      <w:r>
        <w:br/>
      </w:r>
      <w:hyperlink r:id="rId48">
        <w:r>
          <w:rPr>
            <w:rStyle w:val="InternetLink"/>
            <w:rFonts w:ascii="Grotesque" w:eastAsia="Grotesque" w:hAnsi="Grotesque" w:cs="Grotesque"/>
          </w:rPr>
          <w:t>https://hackerone.com/reports/310443</w:t>
        </w:r>
        <w:r>
          <w:rPr>
            <w:rStyle w:val="InternetLink"/>
          </w:rPr>
          <w:br/>
        </w:r>
      </w:hyperlink>
    </w:p>
    <w:p w14:paraId="066ADBDD" w14:textId="77777777" w:rsidR="00EA1C9A" w:rsidRDefault="003E5874">
      <w:pPr>
        <w:rPr>
          <w:rFonts w:ascii="Grotesque" w:eastAsia="Grotesque" w:hAnsi="Grotesque" w:cs="Grotesque"/>
          <w:b/>
          <w:bCs/>
          <w:color w:val="000000" w:themeColor="text1"/>
          <w:sz w:val="40"/>
          <w:szCs w:val="40"/>
        </w:rPr>
      </w:pPr>
      <w:r>
        <w:rPr>
          <w:rFonts w:ascii="Segoe UI Emoji" w:eastAsia="Grotesque" w:hAnsi="Segoe UI Emoji" w:cs="Segoe UI Emoji"/>
          <w:b/>
          <w:bCs/>
          <w:color w:val="84BF5C"/>
          <w:sz w:val="40"/>
          <w:szCs w:val="40"/>
        </w:rPr>
        <w:t>☑</w:t>
      </w: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Scan your project for dangerous regular expressions</w:t>
      </w:r>
      <w:r>
        <w:rPr>
          <w:rFonts w:ascii="Grotesque" w:eastAsia="Grotesque" w:hAnsi="Grotesque" w:cs="Grotesque"/>
          <w:b/>
          <w:bCs/>
          <w:color w:val="000000" w:themeColor="text1"/>
          <w:sz w:val="40"/>
          <w:szCs w:val="40"/>
        </w:rPr>
        <w:t xml:space="preserve"> </w:t>
      </w:r>
    </w:p>
    <w:p w14:paraId="4C815D77" w14:textId="77777777" w:rsidR="00EA1C9A" w:rsidRDefault="003E5874">
      <w:pPr>
        <w:rPr>
          <w:rFonts w:ascii="Grotesque" w:eastAsia="Grotesque" w:hAnsi="Grotesque" w:cs="Grotesque"/>
          <w:color w:val="000000" w:themeColor="text1"/>
        </w:rPr>
      </w:pPr>
      <w:r>
        <w:rPr>
          <w:rFonts w:ascii="Grotesque" w:eastAsia="Grotesque" w:hAnsi="Grotesque" w:cs="Grotesque"/>
          <w:color w:val="000000" w:themeColor="text1"/>
        </w:rPr>
        <w:t>Some regular expressions can be prone to catastrophic backtracking. In a Node.js context, this usually can lead to a Denial of Service. Ideally, one should avoid writing complex regular expressions themselves.</w:t>
      </w:r>
      <w:r>
        <w:br/>
      </w:r>
    </w:p>
    <w:p w14:paraId="19EB7034" w14:textId="77777777" w:rsidR="00EA1C9A" w:rsidRDefault="003E5874">
      <w:r>
        <w:rPr>
          <w:rFonts w:ascii="Grotesque" w:eastAsia="Grotesque" w:hAnsi="Grotesque" w:cs="Grotesque"/>
          <w:color w:val="000000" w:themeColor="text1"/>
        </w:rPr>
        <w:t>Read more:</w:t>
      </w:r>
      <w:r>
        <w:br/>
      </w:r>
      <w:hyperlink r:id="rId49">
        <w:r>
          <w:rPr>
            <w:rStyle w:val="InternetLink"/>
            <w:rFonts w:ascii="Grotesque" w:eastAsia="Grotesque" w:hAnsi="Grotesque" w:cs="Grotesque"/>
          </w:rPr>
          <w:t>https://www.regular-expressions.info/catastrophic.html</w:t>
        </w:r>
        <w:r>
          <w:rPr>
            <w:rStyle w:val="InternetLink"/>
            <w:rFonts w:ascii="Grotesque" w:eastAsia="Grotesque" w:hAnsi="Grotesque" w:cs="Grotesque"/>
          </w:rPr>
          <w:br/>
        </w:r>
      </w:hyperlink>
      <w:hyperlink r:id="rId50">
        <w:r>
          <w:rPr>
            <w:rStyle w:val="InternetLink"/>
            <w:rFonts w:ascii="Grotesque" w:eastAsia="Grotesque" w:hAnsi="Grotesque" w:cs="Grotesque"/>
          </w:rPr>
          <w:t>https://github.com/davisjam/vuln-regex-detector</w:t>
        </w:r>
      </w:hyperlink>
      <w:r>
        <w:rPr>
          <w:rStyle w:val="InternetLink"/>
        </w:rPr>
        <w:br/>
      </w:r>
    </w:p>
    <w:p w14:paraId="783C49C9"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Evaluate the impact of introducing a new dependency</w:t>
      </w:r>
      <w:r>
        <w:br/>
      </w:r>
      <w:r>
        <w:rPr>
          <w:rFonts w:ascii="Grotesque" w:eastAsia="Grotesque" w:hAnsi="Grotesque" w:cs="Grotesque"/>
          <w:color w:val="000000" w:themeColor="text1"/>
        </w:rPr>
        <w:t xml:space="preserve">When adding a dependency to a project, you also add all the modules upon which this dependency relies. If </w:t>
      </w:r>
      <w:proofErr w:type="gramStart"/>
      <w:r>
        <w:rPr>
          <w:rFonts w:ascii="Grotesque" w:eastAsia="Grotesque" w:hAnsi="Grotesque" w:cs="Grotesque"/>
          <w:color w:val="000000" w:themeColor="text1"/>
        </w:rPr>
        <w:t>you’re</w:t>
      </w:r>
      <w:proofErr w:type="gramEnd"/>
      <w:r>
        <w:rPr>
          <w:rFonts w:ascii="Grotesque" w:eastAsia="Grotesque" w:hAnsi="Grotesque" w:cs="Grotesque"/>
          <w:color w:val="000000" w:themeColor="text1"/>
        </w:rPr>
        <w:t xml:space="preserve"> not conscientious, doing so could introduce outdated or malicious packages.</w:t>
      </w:r>
    </w:p>
    <w:p w14:paraId="3BE7AE7D" w14:textId="77777777" w:rsidR="00EA1C9A" w:rsidRDefault="003E5874">
      <w:r>
        <w:br/>
      </w:r>
      <w:r>
        <w:rPr>
          <w:rFonts w:ascii="Grotesque" w:eastAsia="Grotesque" w:hAnsi="Grotesque" w:cs="Grotesque"/>
          <w:color w:val="000000" w:themeColor="text1"/>
        </w:rPr>
        <w:t>Read more:</w:t>
      </w:r>
      <w:r>
        <w:br/>
      </w:r>
      <w:r>
        <w:rPr>
          <w:rFonts w:ascii="Grotesque" w:eastAsia="Grotesque" w:hAnsi="Grotesque" w:cs="Grotesque"/>
          <w:color w:val="000000" w:themeColor="text1"/>
        </w:rPr>
        <w:t xml:space="preserve">A tool to view the real impact of adding a new dependency:  </w:t>
      </w:r>
      <w:hyperlink r:id="rId51" w:anchor="/">
        <w:r>
          <w:rPr>
            <w:rStyle w:val="InternetLink"/>
          </w:rPr>
          <w:t xml:space="preserve"> </w:t>
        </w:r>
        <w:r>
          <w:rPr>
            <w:rStyle w:val="InternetLink"/>
            <w:rFonts w:ascii="Grotesque" w:eastAsia="Grotesque" w:hAnsi="Grotesque" w:cs="Grotesque"/>
          </w:rPr>
          <w:t>https://npm.anvaka</w:t>
        </w:r>
        <w:r>
          <w:rPr>
            <w:rStyle w:val="InternetLink"/>
          </w:rPr>
          <w:t>.com/#/</w:t>
        </w:r>
      </w:hyperlink>
    </w:p>
    <w:p w14:paraId="421DBEA9" w14:textId="77777777" w:rsidR="00EA1C9A" w:rsidRDefault="003E5874">
      <w:pPr>
        <w:rPr>
          <w:rFonts w:ascii="Grotesque" w:eastAsia="Grotesque" w:hAnsi="Grotesque" w:cs="Grotesque"/>
          <w:b/>
          <w:bCs/>
          <w:color w:val="84BF5C"/>
          <w:sz w:val="40"/>
          <w:szCs w:val="40"/>
        </w:rPr>
      </w:pPr>
      <w:r>
        <w:br w:type="page"/>
      </w:r>
    </w:p>
    <w:p w14:paraId="0A283DA7" w14:textId="77777777" w:rsidR="00EA1C9A" w:rsidRDefault="003E5874">
      <w:bookmarkStart w:id="10" w:name="INFRASTRUCTURE"/>
      <w:bookmarkEnd w:id="10"/>
      <w:r>
        <w:rPr>
          <w:rFonts w:ascii="Grotesque" w:eastAsia="Grotesque" w:hAnsi="Grotesque" w:cs="Grotesque"/>
          <w:b/>
          <w:bCs/>
          <w:color w:val="84BF5C"/>
          <w:sz w:val="40"/>
          <w:szCs w:val="40"/>
        </w:rPr>
        <w:lastRenderedPageBreak/>
        <w:t>INFRASTRUCTURE SECURITY</w:t>
      </w:r>
    </w:p>
    <w:p w14:paraId="44D1E47E" w14:textId="77777777" w:rsidR="00EA1C9A" w:rsidRDefault="003E5874">
      <w:pPr>
        <w:rPr>
          <w:rFonts w:ascii="Grotesque" w:eastAsia="Grotesque" w:hAnsi="Grotesque" w:cs="Grotesque"/>
          <w:color w:val="000000" w:themeColor="text1"/>
        </w:rPr>
      </w:pPr>
      <w:r>
        <w:br/>
      </w: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Automatically configure &amp; update your servers</w:t>
      </w:r>
      <w:r>
        <w:br/>
      </w:r>
      <w:r>
        <w:rPr>
          <w:rFonts w:ascii="Grotesque" w:eastAsia="Grotesque" w:hAnsi="Grotesque" w:cs="Grotesque"/>
          <w:color w:val="000000" w:themeColor="text1"/>
        </w:rPr>
        <w:t>An automated configuration management tool helps you ensure that your servers are updated and secured.</w:t>
      </w:r>
    </w:p>
    <w:p w14:paraId="433791C9" w14:textId="77777777" w:rsidR="00EA1C9A" w:rsidRDefault="003E5874">
      <w:r>
        <w:br/>
      </w:r>
      <w:r>
        <w:rPr>
          <w:rFonts w:ascii="Grotesque" w:eastAsia="Grotesque" w:hAnsi="Grotesque" w:cs="Grotesque"/>
          <w:color w:val="000000" w:themeColor="text1"/>
        </w:rPr>
        <w:t>Read more:</w:t>
      </w:r>
      <w:r>
        <w:br/>
      </w:r>
      <w:r>
        <w:rPr>
          <w:rFonts w:ascii="Grotesque" w:eastAsia="Grotesque" w:hAnsi="Grotesque" w:cs="Grotesque"/>
          <w:color w:val="000000" w:themeColor="text1"/>
        </w:rPr>
        <w:t xml:space="preserve">Chef: </w:t>
      </w:r>
      <w:hyperlink r:id="rId52">
        <w:r>
          <w:rPr>
            <w:rStyle w:val="InternetLink"/>
            <w:rFonts w:ascii="Grotesque" w:eastAsia="Grotesque" w:hAnsi="Grotesque" w:cs="Grotesque"/>
          </w:rPr>
          <w:t>https://learn.chef.io/tutorials/</w:t>
        </w:r>
        <w:r>
          <w:rPr>
            <w:rStyle w:val="InternetLink"/>
          </w:rPr>
          <w:br/>
        </w:r>
      </w:hyperlink>
      <w:r>
        <w:rPr>
          <w:rFonts w:ascii="Grotesque" w:eastAsia="Grotesque" w:hAnsi="Grotesque" w:cs="Grotesque"/>
          <w:color w:val="000000" w:themeColor="text1"/>
        </w:rPr>
        <w:t>Puppet:</w:t>
      </w:r>
      <w:r>
        <w:rPr>
          <w:rFonts w:ascii="Grotesque" w:eastAsia="Grotesque" w:hAnsi="Grotesque" w:cs="Grotesque"/>
          <w:color w:val="84BF5C"/>
        </w:rPr>
        <w:t xml:space="preserve"> </w:t>
      </w:r>
      <w:r>
        <w:rPr>
          <w:rStyle w:val="InternetLink"/>
          <w:rFonts w:ascii="Grotesque" w:eastAsia="Grotesque" w:hAnsi="Grotesque" w:cs="Grotesque"/>
        </w:rPr>
        <w:t>https://www.linode.com/docs/applications/configuration-management/getting-started-with-puppet-6-1-basic-installation-and-setup/</w:t>
      </w:r>
      <w:r>
        <w:rPr>
          <w:rStyle w:val="InternetLink"/>
          <w:rFonts w:ascii="Grotesque" w:eastAsia="Grotesque" w:hAnsi="Grotesque" w:cs="Grotesque"/>
        </w:rPr>
        <w:br/>
      </w:r>
      <w:r>
        <w:rPr>
          <w:rFonts w:ascii="Grotesque" w:eastAsia="Grotesque" w:hAnsi="Grotesque" w:cs="Grotesque"/>
          <w:color w:val="000000" w:themeColor="text1"/>
        </w:rPr>
        <w:t>Ansible:</w:t>
      </w:r>
      <w:r>
        <w:rPr>
          <w:rFonts w:ascii="Grotesque" w:eastAsia="Grotesque" w:hAnsi="Grotesque" w:cs="Grotesque"/>
          <w:color w:val="84BF5C"/>
        </w:rPr>
        <w:t xml:space="preserve"> </w:t>
      </w:r>
      <w:hyperlink r:id="rId53">
        <w:r>
          <w:rPr>
            <w:rStyle w:val="InternetLink"/>
            <w:rFonts w:ascii="Grotesque" w:eastAsia="Grotesque" w:hAnsi="Grotesque" w:cs="Grotesque"/>
          </w:rPr>
          <w:t>http://docs.ansible.com/ansible/intro_getting_started.html</w:t>
        </w:r>
        <w:r>
          <w:rPr>
            <w:rStyle w:val="InternetLink"/>
          </w:rPr>
          <w:br/>
        </w:r>
      </w:hyperlink>
      <w:r>
        <w:rPr>
          <w:rFonts w:ascii="Grotesque" w:eastAsia="Grotesque" w:hAnsi="Grotesque" w:cs="Grotesque"/>
          <w:color w:val="000000" w:themeColor="text1"/>
        </w:rPr>
        <w:t>Salt:</w:t>
      </w:r>
      <w:r>
        <w:rPr>
          <w:rFonts w:ascii="Grotesque" w:eastAsia="Grotesque" w:hAnsi="Grotesque" w:cs="Grotesque"/>
          <w:color w:val="84BF5C"/>
        </w:rPr>
        <w:t xml:space="preserve"> </w:t>
      </w:r>
      <w:hyperlink r:id="rId54">
        <w:r>
          <w:rPr>
            <w:rStyle w:val="InternetLink"/>
            <w:rFonts w:ascii="Grotesque" w:eastAsia="Grotesque" w:hAnsi="Grotesque" w:cs="Grotesque"/>
          </w:rPr>
          <w:t>https://docs.saltstack.com/en/latest/topics/tutorials/walkthrough.html</w:t>
        </w:r>
        <w:r>
          <w:rPr>
            <w:rStyle w:val="InternetLink"/>
          </w:rPr>
          <w:br/>
        </w:r>
      </w:hyperlink>
    </w:p>
    <w:p w14:paraId="45E0A7F5" w14:textId="77777777" w:rsidR="00EA1C9A" w:rsidRDefault="00EA1C9A"/>
    <w:p w14:paraId="569836F9"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 xml:space="preserve">Backup regularly, test your backups, then </w:t>
      </w:r>
      <w:proofErr w:type="spellStart"/>
      <w:r>
        <w:rPr>
          <w:rFonts w:ascii="Grotesque" w:eastAsia="Grotesque" w:hAnsi="Grotesque" w:cs="Grotesque"/>
          <w:b/>
          <w:bCs/>
          <w:color w:val="000000" w:themeColor="text1"/>
          <w:sz w:val="26"/>
          <w:szCs w:val="26"/>
        </w:rPr>
        <w:t>backup</w:t>
      </w:r>
      <w:proofErr w:type="spellEnd"/>
      <w:r>
        <w:rPr>
          <w:rFonts w:ascii="Grotesque" w:eastAsia="Grotesque" w:hAnsi="Grotesque" w:cs="Grotesque"/>
          <w:b/>
          <w:bCs/>
          <w:color w:val="000000" w:themeColor="text1"/>
          <w:sz w:val="26"/>
          <w:szCs w:val="26"/>
        </w:rPr>
        <w:t xml:space="preserve"> again</w:t>
      </w:r>
      <w:r>
        <w:br/>
      </w:r>
      <w:r>
        <w:rPr>
          <w:rFonts w:ascii="Grotesque" w:eastAsia="Grotesque" w:hAnsi="Grotesque" w:cs="Grotesque"/>
          <w:color w:val="000000" w:themeColor="text1"/>
        </w:rPr>
        <w:t xml:space="preserve">Backup all your critical assets. Ensure that you attempt to restore your backups frequently so you can guarantee that </w:t>
      </w:r>
      <w:proofErr w:type="gramStart"/>
      <w:r>
        <w:rPr>
          <w:rFonts w:ascii="Grotesque" w:eastAsia="Grotesque" w:hAnsi="Grotesque" w:cs="Grotesque"/>
          <w:color w:val="000000" w:themeColor="text1"/>
        </w:rPr>
        <w:t>they’re</w:t>
      </w:r>
      <w:proofErr w:type="gramEnd"/>
      <w:r>
        <w:rPr>
          <w:rFonts w:ascii="Grotesque" w:eastAsia="Grotesque" w:hAnsi="Grotesque" w:cs="Grotesque"/>
          <w:color w:val="000000" w:themeColor="text1"/>
        </w:rPr>
        <w:t xml:space="preserve"> working as intended. S3 is a very cheap and effective way to </w:t>
      </w:r>
      <w:proofErr w:type="spellStart"/>
      <w:r>
        <w:rPr>
          <w:rFonts w:ascii="Grotesque" w:eastAsia="Grotesque" w:hAnsi="Grotesque" w:cs="Grotesque"/>
          <w:color w:val="000000" w:themeColor="text1"/>
        </w:rPr>
        <w:t>backup</w:t>
      </w:r>
      <w:proofErr w:type="spellEnd"/>
      <w:r>
        <w:rPr>
          <w:rFonts w:ascii="Grotesque" w:eastAsia="Grotesque" w:hAnsi="Grotesque" w:cs="Grotesque"/>
          <w:color w:val="000000" w:themeColor="text1"/>
        </w:rPr>
        <w:t xml:space="preserve"> your assets.</w:t>
      </w:r>
    </w:p>
    <w:p w14:paraId="2881C78C" w14:textId="77777777" w:rsidR="00EA1C9A" w:rsidRDefault="003E5874">
      <w:r>
        <w:br/>
      </w:r>
      <w:r>
        <w:rPr>
          <w:rFonts w:ascii="Grotesque" w:eastAsia="Grotesque" w:hAnsi="Grotesque" w:cs="Grotesque"/>
          <w:color w:val="000000" w:themeColor="text1"/>
        </w:rPr>
        <w:t>Read more:</w:t>
      </w:r>
      <w:r>
        <w:br/>
      </w:r>
      <w:r>
        <w:rPr>
          <w:rFonts w:ascii="Grotesque" w:eastAsia="Grotesque" w:hAnsi="Grotesque" w:cs="Grotesque"/>
          <w:color w:val="000000" w:themeColor="text1"/>
        </w:rPr>
        <w:t xml:space="preserve">MongoDB Backup: </w:t>
      </w:r>
      <w:hyperlink r:id="rId55">
        <w:r>
          <w:rPr>
            <w:rStyle w:val="InternetLink"/>
            <w:rFonts w:ascii="Grotesque" w:eastAsia="Grotesque" w:hAnsi="Grotesque" w:cs="Grotesque"/>
          </w:rPr>
          <w:t>https://docs.mongodb.com/manual/core/backups/</w:t>
        </w:r>
        <w:r>
          <w:rPr>
            <w:rStyle w:val="InternetLink"/>
          </w:rPr>
          <w:br/>
        </w:r>
      </w:hyperlink>
      <w:proofErr w:type="spellStart"/>
      <w:r>
        <w:rPr>
          <w:rFonts w:ascii="Grotesque" w:eastAsia="Grotesque" w:hAnsi="Grotesque" w:cs="Grotesque"/>
          <w:color w:val="000000" w:themeColor="text1"/>
        </w:rPr>
        <w:t>Postgresql</w:t>
      </w:r>
      <w:proofErr w:type="spellEnd"/>
      <w:r>
        <w:rPr>
          <w:rFonts w:ascii="Grotesque" w:eastAsia="Grotesque" w:hAnsi="Grotesque" w:cs="Grotesque"/>
          <w:color w:val="000000" w:themeColor="text1"/>
        </w:rPr>
        <w:t>:</w:t>
      </w:r>
      <w:r>
        <w:rPr>
          <w:rFonts w:ascii="Grotesque" w:eastAsia="Grotesque" w:hAnsi="Grotesque" w:cs="Grotesque"/>
          <w:color w:val="84BF5C"/>
        </w:rPr>
        <w:t xml:space="preserve"> </w:t>
      </w:r>
      <w:hyperlink r:id="rId56">
        <w:r>
          <w:rPr>
            <w:rStyle w:val="InternetLink"/>
            <w:rFonts w:ascii="Grotesque" w:eastAsia="Grotesque" w:hAnsi="Grotesque" w:cs="Grotesque"/>
          </w:rPr>
          <w:t>https://www.postgresql.org/docs/current/static/backup.html</w:t>
        </w:r>
        <w:r>
          <w:rPr>
            <w:rStyle w:val="InternetLink"/>
          </w:rPr>
          <w:br/>
        </w:r>
      </w:hyperlink>
      <w:r>
        <w:rPr>
          <w:rFonts w:ascii="Grotesque" w:eastAsia="Grotesque" w:hAnsi="Grotesque" w:cs="Grotesque"/>
          <w:color w:val="000000" w:themeColor="text1"/>
        </w:rPr>
        <w:t>Linux:</w:t>
      </w:r>
      <w:r>
        <w:rPr>
          <w:rFonts w:ascii="Grotesque" w:eastAsia="Grotesque" w:hAnsi="Grotesque" w:cs="Grotesque"/>
          <w:color w:val="84BF5C"/>
        </w:rPr>
        <w:t xml:space="preserve"> </w:t>
      </w:r>
      <w:hyperlink r:id="rId57">
        <w:r>
          <w:rPr>
            <w:rStyle w:val="InternetLink"/>
            <w:rFonts w:ascii="Grotesque" w:eastAsia="Grotesque" w:hAnsi="Grotesque" w:cs="Grotesque"/>
          </w:rPr>
          <w:t>http://www.tecmint.com/linux-system-backup-tools/</w:t>
        </w:r>
        <w:r>
          <w:rPr>
            <w:rStyle w:val="InternetLink"/>
          </w:rPr>
          <w:br/>
        </w:r>
      </w:hyperlink>
      <w:hyperlink r:id="rId58">
        <w:r>
          <w:rPr>
            <w:rStyle w:val="InternetLink"/>
            <w:rFonts w:ascii="Grotesque" w:eastAsia="Grotesque" w:hAnsi="Grotesque" w:cs="Grotesque"/>
          </w:rPr>
          <w:t>https://www.dataone.org/best-practices/ensure-integrity-and-accessibility-when-making-backups-data</w:t>
        </w:r>
      </w:hyperlink>
      <w:r>
        <w:rPr>
          <w:rStyle w:val="InternetLink"/>
          <w:rFonts w:ascii="Grotesque" w:eastAsia="Grotesque" w:hAnsi="Grotesque" w:cs="Grotesque"/>
        </w:rPr>
        <w:br/>
      </w:r>
      <w:hyperlink r:id="rId59">
        <w:r>
          <w:rPr>
            <w:rStyle w:val="InternetLink"/>
            <w:rFonts w:ascii="Grotesque" w:eastAsia="Grotesque" w:hAnsi="Grotesque" w:cs="Grotesque"/>
          </w:rPr>
          <w:t>https://aws.amazon.com/getting-started/backup-files-to-amazon-s3/</w:t>
        </w:r>
      </w:hyperlink>
      <w:r>
        <w:br/>
      </w:r>
    </w:p>
    <w:p w14:paraId="15D11E94" w14:textId="77777777" w:rsidR="00EA1C9A" w:rsidRDefault="00EA1C9A">
      <w:pPr>
        <w:rPr>
          <w:rFonts w:ascii="Grotesque" w:eastAsia="Grotesque" w:hAnsi="Grotesque" w:cs="Grotesque"/>
          <w:color w:val="000000" w:themeColor="text1"/>
        </w:rPr>
      </w:pPr>
    </w:p>
    <w:p w14:paraId="128EC9A4"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Check your SSL / TLS configurations</w:t>
      </w:r>
      <w:r>
        <w:br/>
      </w:r>
      <w:r>
        <w:rPr>
          <w:rFonts w:ascii="Grotesque" w:eastAsia="Grotesque" w:hAnsi="Grotesque" w:cs="Grotesque"/>
          <w:color w:val="000000" w:themeColor="text1"/>
        </w:rPr>
        <w:t>Use free tools to scan your infrastructure regularly and make sure the SSL configurations are correct.</w:t>
      </w:r>
      <w:r>
        <w:br/>
      </w:r>
    </w:p>
    <w:p w14:paraId="0ADA630F" w14:textId="77777777" w:rsidR="00EA1C9A" w:rsidRDefault="003E5874">
      <w:r>
        <w:rPr>
          <w:rFonts w:ascii="Grotesque" w:eastAsia="Grotesque" w:hAnsi="Grotesque" w:cs="Grotesque"/>
          <w:color w:val="000000" w:themeColor="text1"/>
        </w:rPr>
        <w:t>Read more:</w:t>
      </w:r>
      <w:r>
        <w:br/>
      </w:r>
      <w:hyperlink r:id="rId60">
        <w:r>
          <w:rPr>
            <w:rStyle w:val="InternetLink"/>
            <w:rFonts w:ascii="Grotesque" w:eastAsia="Grotesque" w:hAnsi="Grotesque" w:cs="Grotesque"/>
          </w:rPr>
          <w:t>https://observatory.mozilla.org/</w:t>
        </w:r>
        <w:r>
          <w:rPr>
            <w:rStyle w:val="InternetLink"/>
            <w:rFonts w:ascii="Grotesque" w:eastAsia="Grotesque" w:hAnsi="Grotesque" w:cs="Grotesque"/>
          </w:rPr>
          <w:br/>
        </w:r>
      </w:hyperlink>
      <w:hyperlink r:id="rId61">
        <w:r>
          <w:rPr>
            <w:rStyle w:val="InternetLink"/>
            <w:rFonts w:ascii="Grotesque" w:eastAsia="Grotesque" w:hAnsi="Grotesque" w:cs="Grotesque"/>
          </w:rPr>
          <w:t>https://www.ssllabs.com/</w:t>
        </w:r>
      </w:hyperlink>
      <w:r>
        <w:rPr>
          <w:rStyle w:val="InternetLink"/>
        </w:rPr>
        <w:br/>
      </w:r>
    </w:p>
    <w:p w14:paraId="7716FF0D" w14:textId="77777777" w:rsidR="00EA1C9A" w:rsidRDefault="003E5874">
      <w:r>
        <w:rPr>
          <w:rFonts w:ascii="Grotesque" w:eastAsia="Grotesque" w:hAnsi="Grotesque" w:cs="Grotesque"/>
          <w:b/>
          <w:bCs/>
          <w:color w:val="84BF5C"/>
          <w:sz w:val="40"/>
          <w:szCs w:val="40"/>
        </w:rPr>
        <w:lastRenderedPageBreak/>
        <w:t xml:space="preserve">☑ </w:t>
      </w:r>
      <w:r>
        <w:rPr>
          <w:rFonts w:ascii="Grotesque" w:eastAsia="Grotesque" w:hAnsi="Grotesque" w:cs="Grotesque"/>
          <w:b/>
          <w:bCs/>
          <w:color w:val="000000" w:themeColor="text1"/>
          <w:sz w:val="26"/>
          <w:szCs w:val="26"/>
        </w:rPr>
        <w:t>Control access on your cloud providers</w:t>
      </w:r>
      <w:r>
        <w:br/>
      </w:r>
      <w:r>
        <w:rPr>
          <w:rFonts w:ascii="Grotesque" w:eastAsia="Grotesque" w:hAnsi="Grotesque" w:cs="Grotesque"/>
          <w:color w:val="000000" w:themeColor="text1"/>
        </w:rPr>
        <w:t>The best way to protect your services (database, file storage) is to not use passwords at all. Use the built-in Identity and Access Management (IAM) functions to securely control access to your resources.</w:t>
      </w:r>
      <w:r>
        <w:br/>
      </w:r>
    </w:p>
    <w:p w14:paraId="4843964D" w14:textId="77777777" w:rsidR="00EA1C9A" w:rsidRDefault="003E5874">
      <w:r>
        <w:rPr>
          <w:rFonts w:ascii="Grotesque" w:eastAsia="Grotesque" w:hAnsi="Grotesque" w:cs="Grotesque"/>
          <w:color w:val="000000" w:themeColor="text1"/>
        </w:rPr>
        <w:t>Read more:</w:t>
      </w:r>
      <w:r>
        <w:br/>
      </w:r>
      <w:hyperlink r:id="rId62">
        <w:r>
          <w:rPr>
            <w:rStyle w:val="InternetLink"/>
            <w:rFonts w:ascii="Grotesque" w:eastAsia="Grotesque" w:hAnsi="Grotesque" w:cs="Grotesque"/>
          </w:rPr>
          <w:t>http://docs.aws.amazon.com/IAM/latest/UserGuide/introduction.html</w:t>
        </w:r>
        <w:r>
          <w:rPr>
            <w:rStyle w:val="InternetLink"/>
            <w:rFonts w:ascii="Grotesque" w:eastAsia="Grotesque" w:hAnsi="Grotesque" w:cs="Grotesque"/>
          </w:rPr>
          <w:br/>
        </w:r>
      </w:hyperlink>
      <w:hyperlink r:id="rId63">
        <w:r>
          <w:rPr>
            <w:rStyle w:val="InternetLink"/>
            <w:rFonts w:ascii="Grotesque" w:eastAsia="Grotesque" w:hAnsi="Grotesque" w:cs="Grotesque"/>
          </w:rPr>
          <w:t>https://cloud.google.com/compute/docs/access/create-enable-service-accounts-for-instances</w:t>
        </w:r>
      </w:hyperlink>
      <w:r>
        <w:rPr>
          <w:rStyle w:val="InternetLink"/>
          <w:rFonts w:ascii="Grotesque" w:eastAsia="Grotesque" w:hAnsi="Grotesque" w:cs="Grotesque"/>
        </w:rPr>
        <w:br/>
      </w:r>
    </w:p>
    <w:p w14:paraId="63E9D61F" w14:textId="77777777" w:rsidR="00EA1C9A" w:rsidRDefault="003E5874">
      <w:pPr>
        <w:rPr>
          <w:rFonts w:ascii="Grotesque" w:eastAsia="Grotesque" w:hAnsi="Grotesque" w:cs="Grotesque"/>
          <w:b/>
          <w:bCs/>
          <w:color w:val="000000" w:themeColor="text1"/>
          <w:sz w:val="26"/>
          <w:szCs w:val="26"/>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Run it unprivileged!</w:t>
      </w:r>
      <w:r>
        <w:br/>
      </w:r>
      <w:r>
        <w:rPr>
          <w:rFonts w:ascii="Grotesque" w:eastAsia="Grotesque" w:hAnsi="Grotesque" w:cs="Grotesque"/>
          <w:color w:val="000000" w:themeColor="text1"/>
        </w:rPr>
        <w:t>In the case that an attacker does successfully attack your application, having it running as a user with restricted privileges will make it harder for the attacker to take over the host and/or to bounce to other services. Privileged users are root on Unix systems, and Administrator or System on Windows systems.</w:t>
      </w:r>
    </w:p>
    <w:p w14:paraId="1CC84E69" w14:textId="77777777" w:rsidR="00EA1C9A" w:rsidRDefault="00EA1C9A">
      <w:pPr>
        <w:rPr>
          <w:rFonts w:ascii="Grotesque" w:eastAsia="Grotesque" w:hAnsi="Grotesque" w:cs="Grotesque"/>
          <w:b/>
          <w:bCs/>
          <w:color w:val="000000" w:themeColor="text1"/>
          <w:sz w:val="26"/>
          <w:szCs w:val="26"/>
        </w:rPr>
      </w:pPr>
    </w:p>
    <w:p w14:paraId="4B74E23E"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Log all the things and centralize them</w:t>
      </w:r>
      <w:r>
        <w:br/>
      </w:r>
      <w:r>
        <w:rPr>
          <w:rFonts w:ascii="Grotesque" w:eastAsia="Grotesque" w:hAnsi="Grotesque" w:cs="Grotesque"/>
          <w:color w:val="000000" w:themeColor="text1"/>
        </w:rPr>
        <w:t xml:space="preserve">Infrastructure logs and application logs are some of your most precious allies for investigating a data breach. Make sure your logs are stored somewhere safe and central. Also make sure you whitelist or blacklist specific incoming data to avoid storing personally identifiable information (PII) data. </w:t>
      </w:r>
      <w:proofErr w:type="gramStart"/>
      <w:r>
        <w:rPr>
          <w:rFonts w:ascii="Grotesque" w:eastAsia="Grotesque" w:hAnsi="Grotesque" w:cs="Grotesque"/>
          <w:color w:val="000000" w:themeColor="text1"/>
        </w:rPr>
        <w:t>Don’t</w:t>
      </w:r>
      <w:proofErr w:type="gramEnd"/>
      <w:r>
        <w:rPr>
          <w:rFonts w:ascii="Grotesque" w:eastAsia="Grotesque" w:hAnsi="Grotesque" w:cs="Grotesque"/>
          <w:color w:val="000000" w:themeColor="text1"/>
        </w:rPr>
        <w:t xml:space="preserve"> forget, you need to take care that the system time configured on each of your machines is in sync so that you can easily cross-correlate logs. </w:t>
      </w:r>
      <w:proofErr w:type="gramStart"/>
      <w:r>
        <w:rPr>
          <w:rFonts w:ascii="Grotesque" w:eastAsia="Grotesque" w:hAnsi="Grotesque" w:cs="Grotesque"/>
          <w:color w:val="000000" w:themeColor="text1"/>
        </w:rPr>
        <w:t>You’ll</w:t>
      </w:r>
      <w:proofErr w:type="gramEnd"/>
      <w:r>
        <w:rPr>
          <w:rFonts w:ascii="Grotesque" w:eastAsia="Grotesque" w:hAnsi="Grotesque" w:cs="Grotesque"/>
          <w:color w:val="000000" w:themeColor="text1"/>
        </w:rPr>
        <w:t xml:space="preserve"> have a much harder time if they’re not.</w:t>
      </w:r>
      <w:r>
        <w:br/>
      </w:r>
    </w:p>
    <w:p w14:paraId="5E184508" w14:textId="77777777" w:rsidR="00EA1C9A" w:rsidRDefault="003E5874">
      <w:r>
        <w:rPr>
          <w:rFonts w:ascii="Grotesque" w:eastAsia="Grotesque" w:hAnsi="Grotesque" w:cs="Grotesque"/>
          <w:color w:val="000000" w:themeColor="text1"/>
        </w:rPr>
        <w:t>Read more:</w:t>
      </w:r>
      <w:r>
        <w:br/>
      </w:r>
      <w:hyperlink r:id="rId64">
        <w:r>
          <w:rPr>
            <w:rStyle w:val="InternetLink"/>
            <w:rFonts w:ascii="Grotesque" w:eastAsia="Grotesque" w:hAnsi="Grotesque" w:cs="Grotesque"/>
          </w:rPr>
          <w:t>https://qbox.io/blog/welcome-to-the-elk-stack-elasticsearch-logstash-kibana</w:t>
        </w:r>
        <w:r>
          <w:rPr>
            <w:rStyle w:val="InternetLink"/>
            <w:rFonts w:ascii="Grotesque" w:eastAsia="Grotesque" w:hAnsi="Grotesque" w:cs="Grotesque"/>
          </w:rPr>
          <w:br/>
        </w:r>
      </w:hyperlink>
      <w:hyperlink r:id="rId65">
        <w:r>
          <w:rPr>
            <w:rStyle w:val="InternetLink"/>
            <w:rFonts w:ascii="Grotesque" w:eastAsia="Grotesque" w:hAnsi="Grotesque" w:cs="Grotesque"/>
          </w:rPr>
          <w:t>https://www.loggly.com/</w:t>
        </w:r>
      </w:hyperlink>
      <w:r>
        <w:rPr>
          <w:rStyle w:val="InternetLink"/>
        </w:rPr>
        <w:br/>
      </w:r>
      <w:hyperlink r:id="rId66">
        <w:r>
          <w:rPr>
            <w:rStyle w:val="InternetLink"/>
            <w:rFonts w:ascii="Grotesque" w:eastAsia="Grotesque" w:hAnsi="Grotesque" w:cs="Grotesque"/>
          </w:rPr>
          <w:t>https://en.wikipedia.org/wiki/Network_Time_Protocol</w:t>
        </w:r>
      </w:hyperlink>
      <w:r>
        <w:rPr>
          <w:rStyle w:val="InternetLink"/>
        </w:rPr>
        <w:br/>
      </w:r>
    </w:p>
    <w:p w14:paraId="641D1BF2"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Manage secrets with dedicated tools and vaults</w:t>
      </w:r>
      <w:r>
        <w:br/>
      </w:r>
      <w:r>
        <w:rPr>
          <w:rFonts w:ascii="Grotesque" w:eastAsia="Grotesque" w:hAnsi="Grotesque" w:cs="Grotesque"/>
          <w:color w:val="000000" w:themeColor="text1"/>
        </w:rPr>
        <w:t>When you need to store cryptographic secrets (other than database password, TLS certificate, etc.) and perform encryption with them, you should use dedicated tools. This way the cryptographic secret never leaves the tool and you get auditing features.</w:t>
      </w:r>
    </w:p>
    <w:p w14:paraId="4BC5FD29" w14:textId="77777777" w:rsidR="00EA1C9A" w:rsidRDefault="003E5874">
      <w:r>
        <w:br/>
      </w:r>
      <w:r>
        <w:rPr>
          <w:rFonts w:ascii="Grotesque" w:eastAsia="Grotesque" w:hAnsi="Grotesque" w:cs="Grotesque"/>
          <w:color w:val="000000" w:themeColor="text1"/>
        </w:rPr>
        <w:t>Read more:</w:t>
      </w:r>
      <w:r>
        <w:br/>
      </w:r>
      <w:hyperlink r:id="rId67">
        <w:r>
          <w:rPr>
            <w:rStyle w:val="InternetLink"/>
            <w:rFonts w:ascii="Grotesque" w:eastAsia="Grotesque" w:hAnsi="Grotesque" w:cs="Grotesque"/>
          </w:rPr>
          <w:t>https://www.vaultproject.io/</w:t>
        </w:r>
        <w:r>
          <w:rPr>
            <w:rStyle w:val="InternetLink"/>
            <w:rFonts w:ascii="Grotesque" w:eastAsia="Grotesque" w:hAnsi="Grotesque" w:cs="Grotesque"/>
          </w:rPr>
          <w:br/>
        </w:r>
      </w:hyperlink>
      <w:hyperlink r:id="rId68">
        <w:r>
          <w:rPr>
            <w:rStyle w:val="InternetLink"/>
            <w:rFonts w:ascii="Grotesque" w:eastAsia="Grotesque" w:hAnsi="Grotesque" w:cs="Grotesque"/>
          </w:rPr>
          <w:t>https://github.com/square/keywhiz</w:t>
        </w:r>
      </w:hyperlink>
      <w:r>
        <w:rPr>
          <w:rStyle w:val="InternetLink"/>
        </w:rPr>
        <w:br/>
      </w:r>
      <w:hyperlink r:id="rId69">
        <w:r>
          <w:rPr>
            <w:rStyle w:val="InternetLink"/>
            <w:rFonts w:ascii="Grotesque" w:eastAsia="Grotesque" w:hAnsi="Grotesque" w:cs="Grotesque"/>
          </w:rPr>
          <w:t>https://aws.amazon.com/cloudhsm/</w:t>
        </w:r>
      </w:hyperlink>
      <w:r>
        <w:rPr>
          <w:rStyle w:val="InternetLink"/>
        </w:rPr>
        <w:br/>
      </w:r>
      <w:hyperlink r:id="rId70">
        <w:r>
          <w:rPr>
            <w:rStyle w:val="InternetLink"/>
            <w:rFonts w:ascii="Grotesque" w:eastAsia="Grotesque" w:hAnsi="Grotesque" w:cs="Grotesque"/>
          </w:rPr>
          <w:t>https://aws.amazon.com/kms/</w:t>
        </w:r>
      </w:hyperlink>
      <w:r>
        <w:rPr>
          <w:rStyle w:val="InternetLink"/>
        </w:rPr>
        <w:br/>
      </w:r>
    </w:p>
    <w:p w14:paraId="058DFD77"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Store encrypted passwords in your configuration management</w:t>
      </w:r>
      <w:r>
        <w:br/>
      </w:r>
      <w:r>
        <w:rPr>
          <w:rFonts w:ascii="Grotesque" w:eastAsia="Grotesque" w:hAnsi="Grotesque" w:cs="Grotesque"/>
          <w:color w:val="000000" w:themeColor="text1"/>
        </w:rPr>
        <w:t>Storing passwords (like for your database) can be done on a dedicated database with restricted access. The other solution is to store them encrypted in your Source Code Management (SCM) system. That way, you just need the master key to decrypt them.</w:t>
      </w:r>
    </w:p>
    <w:p w14:paraId="33418377" w14:textId="77777777" w:rsidR="00EA1C9A" w:rsidRDefault="003E5874">
      <w:r>
        <w:br/>
      </w:r>
      <w:r>
        <w:rPr>
          <w:rFonts w:ascii="Grotesque" w:eastAsia="Grotesque" w:hAnsi="Grotesque" w:cs="Grotesque"/>
          <w:color w:val="000000" w:themeColor="text1"/>
        </w:rPr>
        <w:t>Read more:</w:t>
      </w:r>
      <w:r>
        <w:br/>
      </w:r>
      <w:r>
        <w:rPr>
          <w:rFonts w:ascii="Grotesque" w:eastAsia="Grotesque" w:hAnsi="Grotesque" w:cs="Grotesque"/>
          <w:color w:val="000000" w:themeColor="text1"/>
        </w:rPr>
        <w:t xml:space="preserve">Chef: </w:t>
      </w:r>
      <w:hyperlink r:id="rId71">
        <w:r>
          <w:rPr>
            <w:rStyle w:val="InternetLink"/>
            <w:rFonts w:ascii="Grotesque" w:eastAsia="Grotesque" w:hAnsi="Grotesque" w:cs="Grotesque"/>
          </w:rPr>
          <w:t>https://github.com/chef/chef-vault</w:t>
        </w:r>
        <w:r>
          <w:rPr>
            <w:rStyle w:val="InternetLink"/>
          </w:rPr>
          <w:br/>
        </w:r>
      </w:hyperlink>
      <w:r>
        <w:rPr>
          <w:rFonts w:ascii="Grotesque" w:eastAsia="Grotesque" w:hAnsi="Grotesque" w:cs="Grotesque"/>
          <w:color w:val="000000" w:themeColor="text1"/>
        </w:rPr>
        <w:t>Puppet:</w:t>
      </w:r>
      <w:r>
        <w:rPr>
          <w:rFonts w:ascii="Grotesque" w:eastAsia="Grotesque" w:hAnsi="Grotesque" w:cs="Grotesque"/>
          <w:color w:val="84BF5C"/>
        </w:rPr>
        <w:t xml:space="preserve"> </w:t>
      </w:r>
      <w:hyperlink r:id="rId72">
        <w:r>
          <w:rPr>
            <w:rStyle w:val="InternetLink"/>
            <w:rFonts w:ascii="Grotesque" w:eastAsia="Grotesque" w:hAnsi="Grotesque" w:cs="Grotesque"/>
          </w:rPr>
          <w:t>https://puppet.com/blog/encrypt-your-data-using-hiera-eyaml</w:t>
        </w:r>
        <w:r>
          <w:rPr>
            <w:rStyle w:val="InternetLink"/>
          </w:rPr>
          <w:br/>
        </w:r>
      </w:hyperlink>
      <w:r>
        <w:rPr>
          <w:rFonts w:ascii="Grotesque" w:eastAsia="Grotesque" w:hAnsi="Grotesque" w:cs="Grotesque"/>
          <w:color w:val="000000" w:themeColor="text1"/>
        </w:rPr>
        <w:t>Salt:</w:t>
      </w:r>
      <w:r>
        <w:rPr>
          <w:rFonts w:ascii="Grotesque" w:eastAsia="Grotesque" w:hAnsi="Grotesque" w:cs="Grotesque"/>
          <w:color w:val="84BF5C"/>
        </w:rPr>
        <w:t xml:space="preserve"> </w:t>
      </w:r>
      <w:hyperlink r:id="rId73">
        <w:r>
          <w:rPr>
            <w:rStyle w:val="InternetLink"/>
            <w:rFonts w:ascii="Grotesque" w:eastAsia="Grotesque" w:hAnsi="Grotesque" w:cs="Grotesque"/>
          </w:rPr>
          <w:t>https://docs.saltstack.com/en/latest/ref/renderers/all/salt.renderers.gpg.html</w:t>
        </w:r>
        <w:r>
          <w:rPr>
            <w:rStyle w:val="InternetLink"/>
          </w:rPr>
          <w:br/>
        </w:r>
      </w:hyperlink>
      <w:r>
        <w:rPr>
          <w:rFonts w:ascii="Grotesque" w:eastAsia="Grotesque" w:hAnsi="Grotesque" w:cs="Grotesque"/>
          <w:color w:val="000000" w:themeColor="text1"/>
        </w:rPr>
        <w:t>Ansible:</w:t>
      </w:r>
      <w:r>
        <w:rPr>
          <w:rFonts w:ascii="Grotesque" w:eastAsia="Grotesque" w:hAnsi="Grotesque" w:cs="Grotesque"/>
          <w:color w:val="84BF5C"/>
        </w:rPr>
        <w:t xml:space="preserve"> </w:t>
      </w:r>
      <w:hyperlink r:id="rId74">
        <w:r>
          <w:rPr>
            <w:rStyle w:val="InternetLink"/>
            <w:rFonts w:ascii="Grotesque" w:eastAsia="Grotesque" w:hAnsi="Grotesque" w:cs="Grotesque"/>
          </w:rPr>
          <w:t>http://docs.ansible.com/ansible/playbooks_vault.html</w:t>
        </w:r>
        <w:r>
          <w:rPr>
            <w:rStyle w:val="InternetLink"/>
          </w:rPr>
          <w:br/>
        </w:r>
      </w:hyperlink>
    </w:p>
    <w:p w14:paraId="735D3FC6" w14:textId="77777777" w:rsidR="00EA1C9A" w:rsidRDefault="00EA1C9A">
      <w:pPr>
        <w:rPr>
          <w:rFonts w:ascii="Grotesque" w:eastAsia="Grotesque" w:hAnsi="Grotesque" w:cs="Grotesque"/>
          <w:color w:val="84BF5C"/>
        </w:rPr>
      </w:pPr>
    </w:p>
    <w:p w14:paraId="5B647D13"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Upgrade your servers regularly</w:t>
      </w:r>
      <w:r>
        <w:br/>
      </w:r>
      <w:r>
        <w:rPr>
          <w:rFonts w:ascii="Grotesque" w:eastAsia="Grotesque" w:hAnsi="Grotesque" w:cs="Grotesque"/>
          <w:color w:val="000000" w:themeColor="text1"/>
        </w:rPr>
        <w:t>Server packages and libraries are often updated when security vulnerabilities are found. You should update them as soon as a security vulnerability is found.</w:t>
      </w:r>
    </w:p>
    <w:p w14:paraId="391F1C57" w14:textId="77777777" w:rsidR="00EA1C9A" w:rsidRDefault="003E5874">
      <w:r>
        <w:br/>
      </w:r>
      <w:r>
        <w:rPr>
          <w:rFonts w:ascii="Grotesque" w:eastAsia="Grotesque" w:hAnsi="Grotesque" w:cs="Grotesque"/>
          <w:color w:val="000000" w:themeColor="text1"/>
        </w:rPr>
        <w:t>Read more:</w:t>
      </w:r>
      <w:r>
        <w:br/>
      </w:r>
      <w:hyperlink r:id="rId75">
        <w:r>
          <w:rPr>
            <w:rStyle w:val="InternetLink"/>
            <w:rFonts w:ascii="Grotesque" w:eastAsia="Grotesque" w:hAnsi="Grotesque" w:cs="Grotesque"/>
          </w:rPr>
          <w:t>https://www.ubuntu.com/usn/</w:t>
        </w:r>
        <w:r>
          <w:rPr>
            <w:rStyle w:val="InternetLink"/>
            <w:rFonts w:ascii="Grotesque" w:eastAsia="Grotesque" w:hAnsi="Grotesque" w:cs="Grotesque"/>
          </w:rPr>
          <w:br/>
        </w:r>
      </w:hyperlink>
      <w:hyperlink r:id="rId76">
        <w:r>
          <w:rPr>
            <w:rStyle w:val="InternetLink"/>
            <w:rFonts w:ascii="Grotesque" w:eastAsia="Grotesque" w:hAnsi="Grotesque" w:cs="Grotesque"/>
          </w:rPr>
          <w:t>https://help.ubuntu.com/community/AutomaticSecurityUpdates</w:t>
        </w:r>
      </w:hyperlink>
      <w:r>
        <w:rPr>
          <w:rStyle w:val="InternetLink"/>
        </w:rPr>
        <w:br/>
      </w:r>
      <w:hyperlink r:id="rId77">
        <w:r>
          <w:rPr>
            <w:rStyle w:val="InternetLink"/>
            <w:rFonts w:ascii="Grotesque" w:eastAsia="Grotesque" w:hAnsi="Grotesque" w:cs="Grotesque"/>
          </w:rPr>
          <w:t>https://access.redhat.com/security/vulnerabilities</w:t>
        </w:r>
      </w:hyperlink>
      <w:r>
        <w:rPr>
          <w:rStyle w:val="InternetLink"/>
        </w:rPr>
        <w:br/>
      </w:r>
    </w:p>
    <w:p w14:paraId="798F18A8"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Encrypt all the things</w:t>
      </w:r>
      <w:r>
        <w:br/>
      </w:r>
      <w:r>
        <w:rPr>
          <w:rFonts w:ascii="Grotesque" w:eastAsia="Grotesque" w:hAnsi="Grotesque" w:cs="Grotesque"/>
          <w:color w:val="000000" w:themeColor="text1"/>
        </w:rPr>
        <w:t>SSL performance problems are a myth and you have no good reason not to use SSL on all your public services. Encrypting communications is not only about privacy, but also about your users’ safety, since it will prevent most attempts at tampering with what they receive.</w:t>
      </w:r>
    </w:p>
    <w:p w14:paraId="01B1EA2F" w14:textId="77777777" w:rsidR="00EA1C9A" w:rsidRDefault="003E5874">
      <w:r>
        <w:br/>
      </w:r>
      <w:r>
        <w:rPr>
          <w:rFonts w:ascii="Grotesque" w:eastAsia="Grotesque" w:hAnsi="Grotesque" w:cs="Grotesque"/>
          <w:color w:val="000000" w:themeColor="text1"/>
        </w:rPr>
        <w:t>Read more:</w:t>
      </w:r>
      <w:r>
        <w:br/>
      </w:r>
      <w:hyperlink r:id="rId78">
        <w:r>
          <w:rPr>
            <w:rStyle w:val="InternetLink"/>
            <w:rFonts w:ascii="Grotesque" w:eastAsia="Grotesque" w:hAnsi="Grotesque" w:cs="Grotesque"/>
          </w:rPr>
          <w:t>https://letsencrypt.org/</w:t>
        </w:r>
        <w:r>
          <w:rPr>
            <w:rStyle w:val="InternetLink"/>
          </w:rPr>
          <w:br/>
        </w:r>
      </w:hyperlink>
      <w:hyperlink r:id="rId79">
        <w:r>
          <w:rPr>
            <w:rStyle w:val="InternetLink"/>
            <w:rFonts w:ascii="Grotesque" w:eastAsia="Grotesque" w:hAnsi="Grotesque" w:cs="Grotesque"/>
          </w:rPr>
          <w:t>https://certbot.eff.org/</w:t>
        </w:r>
      </w:hyperlink>
      <w:r>
        <w:rPr>
          <w:rStyle w:val="InternetLink"/>
        </w:rPr>
        <w:br/>
      </w:r>
      <w:hyperlink r:id="rId80">
        <w:r>
          <w:rPr>
            <w:rStyle w:val="InternetLink"/>
            <w:rFonts w:ascii="Grotesque" w:eastAsia="Grotesque" w:hAnsi="Grotesque" w:cs="Grotesque"/>
          </w:rPr>
          <w:t>https://www.digitalocean.com/community/tutorials/how-to-secure-nginx-withlet-s-encrypt-on-ubuntu-14-04</w:t>
        </w:r>
      </w:hyperlink>
      <w:r>
        <w:rPr>
          <w:rStyle w:val="InternetLink"/>
        </w:rPr>
        <w:br/>
      </w:r>
      <w:hyperlink r:id="rId81">
        <w:r>
          <w:rPr>
            <w:rStyle w:val="InternetLink"/>
            <w:rFonts w:ascii="Grotesque" w:eastAsia="Grotesque" w:hAnsi="Grotesque" w:cs="Grotesque"/>
          </w:rPr>
          <w:t>https://www.digitalocean.com/community/tutorials/how-to-secure-apache-withlet-s-encrypt-on-ubuntu-14-04</w:t>
        </w:r>
      </w:hyperlink>
    </w:p>
    <w:p w14:paraId="2171B803" w14:textId="77777777" w:rsidR="00EA1C9A" w:rsidRDefault="00EA1C9A">
      <w:pPr>
        <w:rPr>
          <w:rStyle w:val="InternetLink"/>
          <w:rFonts w:ascii="Grotesque" w:eastAsia="Grotesque" w:hAnsi="Grotesque" w:cs="Grotesque"/>
          <w:color w:val="000000" w:themeColor="text1"/>
        </w:rPr>
      </w:pPr>
    </w:p>
    <w:p w14:paraId="22AD01A4" w14:textId="77777777" w:rsidR="00EA1C9A" w:rsidRDefault="003E5874">
      <w:r>
        <w:rPr>
          <w:rFonts w:ascii="Grotesque" w:eastAsia="Grotesque" w:hAnsi="Grotesque" w:cs="Grotesque"/>
          <w:b/>
          <w:bCs/>
          <w:color w:val="84BF5C"/>
          <w:sz w:val="40"/>
          <w:szCs w:val="40"/>
        </w:rPr>
        <w:lastRenderedPageBreak/>
        <w:t xml:space="preserve">☑ </w:t>
      </w:r>
      <w:r>
        <w:rPr>
          <w:rFonts w:ascii="Grotesque" w:eastAsia="Grotesque" w:hAnsi="Grotesque" w:cs="Grotesque"/>
          <w:b/>
          <w:bCs/>
          <w:color w:val="000000" w:themeColor="text1"/>
          <w:sz w:val="26"/>
          <w:szCs w:val="26"/>
        </w:rPr>
        <w:t>Use an immutable infrastructure</w:t>
      </w:r>
      <w:r>
        <w:br/>
      </w:r>
      <w:r>
        <w:rPr>
          <w:rFonts w:ascii="Grotesque" w:eastAsia="Grotesque" w:hAnsi="Grotesque" w:cs="Grotesque"/>
          <w:color w:val="000000" w:themeColor="text1"/>
        </w:rPr>
        <w:t>Use immutable infrastructure to avoid having to manage and update your servers.</w:t>
      </w:r>
    </w:p>
    <w:p w14:paraId="6224C40C" w14:textId="77777777" w:rsidR="00EA1C9A" w:rsidRDefault="003E5874">
      <w:r>
        <w:br/>
      </w:r>
      <w:r>
        <w:rPr>
          <w:rFonts w:ascii="Grotesque" w:eastAsia="Grotesque" w:hAnsi="Grotesque" w:cs="Grotesque"/>
          <w:color w:val="000000" w:themeColor="text1"/>
        </w:rPr>
        <w:t>Read more:</w:t>
      </w:r>
      <w:r>
        <w:br/>
      </w:r>
      <w:hyperlink r:id="rId82">
        <w:r>
          <w:rPr>
            <w:rStyle w:val="InternetLink"/>
            <w:rFonts w:ascii="Grotesque" w:eastAsia="Grotesque" w:hAnsi="Grotesque" w:cs="Grotesque"/>
          </w:rPr>
          <w:t>https://martinfowler.com/bliki/ImmutableServer.html</w:t>
        </w:r>
        <w:r>
          <w:rPr>
            <w:rStyle w:val="InternetLink"/>
            <w:rFonts w:ascii="Grotesque" w:eastAsia="Grotesque" w:hAnsi="Grotesque" w:cs="Grotesque"/>
          </w:rPr>
          <w:br/>
        </w:r>
      </w:hyperlink>
      <w:r>
        <w:rPr>
          <w:rStyle w:val="InternetLink"/>
        </w:rPr>
        <w:t>https://hackernoon.com/configuration-management-is-an-antipattern-e677e34be64c#.n68b1i3eo</w:t>
      </w:r>
      <w:r>
        <w:br/>
      </w:r>
      <w:hyperlink r:id="rId83">
        <w:r>
          <w:rPr>
            <w:rStyle w:val="InternetLink"/>
            <w:rFonts w:ascii="Grotesque" w:eastAsia="Grotesque" w:hAnsi="Grotesque" w:cs="Grotesque"/>
          </w:rPr>
          <w:t>https://www.digitalocean.com/community/tutorials/what-is-immutable-infrastructure</w:t>
        </w:r>
        <w:r>
          <w:rPr>
            <w:rStyle w:val="InternetLink"/>
            <w:rFonts w:ascii="Grotesque" w:eastAsia="Grotesque" w:hAnsi="Grotesque" w:cs="Grotesque"/>
          </w:rPr>
          <w:br/>
        </w:r>
      </w:hyperlink>
    </w:p>
    <w:p w14:paraId="3781E789"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Renew your certificates on time</w:t>
      </w:r>
      <w:r>
        <w:br/>
      </w:r>
      <w:r>
        <w:rPr>
          <w:rFonts w:ascii="Grotesque" w:eastAsia="Grotesque" w:hAnsi="Grotesque" w:cs="Grotesque"/>
          <w:color w:val="000000" w:themeColor="text1"/>
        </w:rPr>
        <w:t xml:space="preserve">You should be using TLS certificates. It can be a hassle to configure and monitor, but </w:t>
      </w:r>
      <w:proofErr w:type="gramStart"/>
      <w:r>
        <w:rPr>
          <w:rFonts w:ascii="Grotesque" w:eastAsia="Grotesque" w:hAnsi="Grotesque" w:cs="Grotesque"/>
          <w:color w:val="000000" w:themeColor="text1"/>
        </w:rPr>
        <w:t>don’t</w:t>
      </w:r>
      <w:proofErr w:type="gramEnd"/>
      <w:r>
        <w:rPr>
          <w:rFonts w:ascii="Grotesque" w:eastAsia="Grotesque" w:hAnsi="Grotesque" w:cs="Grotesque"/>
          <w:color w:val="000000" w:themeColor="text1"/>
        </w:rPr>
        <w:t xml:space="preserve"> forget to renew them!</w:t>
      </w:r>
    </w:p>
    <w:p w14:paraId="0D9C512F" w14:textId="77777777" w:rsidR="00EA1C9A" w:rsidRDefault="003E5874">
      <w:r>
        <w:br/>
      </w:r>
      <w:r>
        <w:rPr>
          <w:rFonts w:ascii="Grotesque" w:eastAsia="Grotesque" w:hAnsi="Grotesque" w:cs="Grotesque"/>
          <w:color w:val="000000" w:themeColor="text1"/>
        </w:rPr>
        <w:t>Read more:</w:t>
      </w:r>
      <w:r>
        <w:br/>
      </w:r>
      <w:hyperlink r:id="rId84">
        <w:r>
          <w:rPr>
            <w:rStyle w:val="InternetLink"/>
            <w:rFonts w:ascii="Grotesque" w:eastAsia="Grotesque" w:hAnsi="Grotesque" w:cs="Grotesque"/>
          </w:rPr>
          <w:t>https://www.ssllabs.com/</w:t>
        </w:r>
        <w:r>
          <w:rPr>
            <w:rStyle w:val="InternetLink"/>
            <w:rFonts w:ascii="Grotesque" w:eastAsia="Grotesque" w:hAnsi="Grotesque" w:cs="Grotesque"/>
          </w:rPr>
          <w:br/>
        </w:r>
      </w:hyperlink>
      <w:hyperlink r:id="rId85">
        <w:r>
          <w:rPr>
            <w:rStyle w:val="InternetLink"/>
            <w:rFonts w:ascii="Grotesque" w:eastAsia="Grotesque" w:hAnsi="Grotesque" w:cs="Grotesque"/>
          </w:rPr>
          <w:t>https://serverlesscode.com/post/ssl-expiration-alerts-with-lambda/</w:t>
        </w:r>
      </w:hyperlink>
      <w:r>
        <w:rPr>
          <w:rStyle w:val="InternetLink"/>
          <w:rFonts w:ascii="Grotesque" w:eastAsia="Grotesque" w:hAnsi="Grotesque" w:cs="Grotesque"/>
        </w:rPr>
        <w:br/>
      </w:r>
    </w:p>
    <w:p w14:paraId="40E32675"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Monitor your authorizations</w:t>
      </w:r>
      <w:r>
        <w:br/>
      </w:r>
      <w:r>
        <w:rPr>
          <w:rFonts w:ascii="Grotesque" w:eastAsia="Grotesque" w:hAnsi="Grotesque" w:cs="Grotesque"/>
          <w:color w:val="000000" w:themeColor="text1"/>
        </w:rPr>
        <w:t>Be proactive and get alerted when authorizations or keys binary are changed in production.</w:t>
      </w:r>
    </w:p>
    <w:p w14:paraId="65471AB0" w14:textId="77777777" w:rsidR="00EA1C9A" w:rsidRDefault="003E5874">
      <w:r>
        <w:br/>
      </w:r>
      <w:r>
        <w:rPr>
          <w:rFonts w:ascii="Grotesque" w:eastAsia="Grotesque" w:hAnsi="Grotesque" w:cs="Grotesque"/>
          <w:color w:val="000000" w:themeColor="text1"/>
        </w:rPr>
        <w:t>Read more:</w:t>
      </w:r>
      <w:r>
        <w:br/>
      </w:r>
      <w:hyperlink r:id="rId86">
        <w:r>
          <w:rPr>
            <w:rStyle w:val="InternetLink"/>
            <w:rFonts w:ascii="Grotesque" w:eastAsia="Grotesque" w:hAnsi="Grotesque" w:cs="Grotesque"/>
          </w:rPr>
          <w:t>http://techblog.netflix.com/2017/03/netflix-security-monkey-on-google- cloud.</w:t>
        </w:r>
        <w:r>
          <w:rPr>
            <w:rStyle w:val="InternetLink"/>
          </w:rPr>
          <w:t>html</w:t>
        </w:r>
      </w:hyperlink>
      <w:r>
        <w:br/>
      </w:r>
      <w:hyperlink r:id="rId87">
        <w:r>
          <w:rPr>
            <w:rStyle w:val="InternetLink"/>
            <w:rFonts w:ascii="Grotesque" w:eastAsia="Grotesque" w:hAnsi="Grotesque" w:cs="Grotesque"/>
          </w:rPr>
          <w:t>https://cloudsploit.com/events</w:t>
        </w:r>
        <w:r>
          <w:rPr>
            <w:rStyle w:val="InternetLink"/>
            <w:rFonts w:ascii="Grotesque" w:eastAsia="Grotesque" w:hAnsi="Grotesque" w:cs="Grotesque"/>
          </w:rPr>
          <w:br/>
        </w:r>
      </w:hyperlink>
      <w:hyperlink r:id="rId88">
        <w:r>
          <w:rPr>
            <w:rStyle w:val="InternetLink"/>
            <w:rFonts w:ascii="Grotesque" w:eastAsia="Grotesque" w:hAnsi="Grotesque" w:cs="Grotesque"/>
          </w:rPr>
          <w:t>https://www.ossec.net/</w:t>
        </w:r>
      </w:hyperlink>
      <w:r>
        <w:rPr>
          <w:rStyle w:val="InternetLink"/>
        </w:rPr>
        <w:br/>
      </w:r>
      <w:hyperlink r:id="rId89">
        <w:r>
          <w:rPr>
            <w:rStyle w:val="InternetLink"/>
            <w:rFonts w:ascii="Grotesque" w:eastAsia="Grotesque" w:hAnsi="Grotesque" w:cs="Grotesque"/>
          </w:rPr>
          <w:t>https://security.stackexchange.com/a/19386</w:t>
        </w:r>
      </w:hyperlink>
      <w:r>
        <w:rPr>
          <w:rStyle w:val="InternetLink"/>
          <w:rFonts w:ascii="Grotesque" w:eastAsia="Grotesque" w:hAnsi="Grotesque" w:cs="Grotesque"/>
        </w:rPr>
        <w:br/>
      </w:r>
    </w:p>
    <w:p w14:paraId="73D7B703" w14:textId="77777777" w:rsidR="00EA1C9A" w:rsidRDefault="00EA1C9A">
      <w:pPr>
        <w:rPr>
          <w:rFonts w:ascii="Grotesque" w:eastAsia="Grotesque" w:hAnsi="Grotesque" w:cs="Grotesque"/>
          <w:color w:val="000000" w:themeColor="text1"/>
        </w:rPr>
      </w:pPr>
    </w:p>
    <w:p w14:paraId="3594EF91"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Monitor your DNS expiration date</w:t>
      </w:r>
      <w:r>
        <w:br/>
      </w:r>
      <w:r>
        <w:rPr>
          <w:rFonts w:ascii="Grotesque" w:eastAsia="Grotesque" w:hAnsi="Grotesque" w:cs="Grotesque"/>
          <w:color w:val="000000" w:themeColor="text1"/>
        </w:rPr>
        <w:t>Just like TLS certificates, DNS can expire. Make sure you monitor your DNS expiration automatically.</w:t>
      </w:r>
    </w:p>
    <w:p w14:paraId="2DB762B9" w14:textId="77777777" w:rsidR="00EA1C9A" w:rsidRDefault="003E5874">
      <w:r>
        <w:br/>
      </w:r>
      <w:r>
        <w:rPr>
          <w:rFonts w:ascii="Grotesque" w:eastAsia="Grotesque" w:hAnsi="Grotesque" w:cs="Grotesque"/>
          <w:color w:val="000000" w:themeColor="text1"/>
        </w:rPr>
        <w:t>Read more:</w:t>
      </w:r>
      <w:r>
        <w:br/>
      </w:r>
      <w:hyperlink r:id="rId90">
        <w:r>
          <w:rPr>
            <w:rStyle w:val="InternetLink"/>
            <w:rFonts w:ascii="Grotesque" w:eastAsia="Grotesque" w:hAnsi="Grotesque" w:cs="Grotesque"/>
          </w:rPr>
          <w:t>https://github.com/glensc/monitoring-plugin-check_domain</w:t>
        </w:r>
        <w:r>
          <w:rPr>
            <w:rStyle w:val="InternetLink"/>
            <w:rFonts w:ascii="Grotesque" w:eastAsia="Grotesque" w:hAnsi="Grotesque" w:cs="Grotesque"/>
          </w:rPr>
          <w:br/>
        </w:r>
      </w:hyperlink>
    </w:p>
    <w:p w14:paraId="6F530CE6"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Keep Node.js up to date and only use LTS versions in production</w:t>
      </w:r>
      <w:r>
        <w:br/>
      </w:r>
      <w:r>
        <w:rPr>
          <w:rFonts w:ascii="Grotesque" w:eastAsia="Grotesque" w:hAnsi="Grotesque" w:cs="Grotesque"/>
          <w:color w:val="000000" w:themeColor="text1"/>
        </w:rPr>
        <w:t xml:space="preserve">Node.js has a public support planning. Non-LTS versions (those with odd major version </w:t>
      </w:r>
      <w:r>
        <w:rPr>
          <w:rFonts w:ascii="Grotesque" w:eastAsia="Grotesque" w:hAnsi="Grotesque" w:cs="Grotesque"/>
          <w:color w:val="000000" w:themeColor="text1"/>
        </w:rPr>
        <w:lastRenderedPageBreak/>
        <w:t>numbers) are supported only for a few months. LTS versions are supported for three and a half years.</w:t>
      </w:r>
    </w:p>
    <w:p w14:paraId="6022CE83" w14:textId="77777777" w:rsidR="00EA1C9A" w:rsidRDefault="003E5874">
      <w:r>
        <w:br/>
      </w:r>
      <w:r>
        <w:rPr>
          <w:rFonts w:ascii="Grotesque" w:eastAsia="Grotesque" w:hAnsi="Grotesque" w:cs="Grotesque"/>
          <w:color w:val="000000" w:themeColor="text1"/>
        </w:rPr>
        <w:t>Read more:</w:t>
      </w:r>
      <w:r>
        <w:br/>
      </w:r>
      <w:hyperlink r:id="rId91">
        <w:r>
          <w:rPr>
            <w:rStyle w:val="InternetLink"/>
            <w:rFonts w:ascii="Grotesque" w:eastAsia="Grotesque" w:hAnsi="Grotesque" w:cs="Grotesque"/>
          </w:rPr>
          <w:t>https://github.com/nodejs/Release</w:t>
        </w:r>
      </w:hyperlink>
    </w:p>
    <w:p w14:paraId="32595447" w14:textId="77777777" w:rsidR="00EA1C9A" w:rsidRDefault="00EA1C9A"/>
    <w:p w14:paraId="2802F5B8" w14:textId="77777777" w:rsidR="00EA1C9A" w:rsidRDefault="003E5874">
      <w:pPr>
        <w:rPr>
          <w:rFonts w:ascii="Grotesque" w:eastAsia="Grotesque" w:hAnsi="Grotesque" w:cs="Grotesque"/>
          <w:b/>
          <w:bCs/>
          <w:color w:val="84BF5C"/>
          <w:sz w:val="40"/>
          <w:szCs w:val="40"/>
        </w:rPr>
      </w:pPr>
      <w:r>
        <w:br w:type="page"/>
      </w:r>
    </w:p>
    <w:p w14:paraId="14996A17" w14:textId="77777777" w:rsidR="00EA1C9A" w:rsidRDefault="003E5874">
      <w:bookmarkStart w:id="11" w:name="PROTECTION"/>
      <w:bookmarkEnd w:id="11"/>
      <w:r>
        <w:rPr>
          <w:rFonts w:ascii="Grotesque" w:eastAsia="Grotesque" w:hAnsi="Grotesque" w:cs="Grotesque"/>
          <w:b/>
          <w:bCs/>
          <w:color w:val="84BF5C"/>
          <w:sz w:val="40"/>
          <w:szCs w:val="40"/>
        </w:rPr>
        <w:lastRenderedPageBreak/>
        <w:t>PROTECTION</w:t>
      </w:r>
    </w:p>
    <w:p w14:paraId="5C87AA74" w14:textId="77777777" w:rsidR="00EA1C9A" w:rsidRDefault="003E5874">
      <w:pPr>
        <w:rPr>
          <w:rFonts w:ascii="Grotesque" w:eastAsia="Grotesque" w:hAnsi="Grotesque" w:cs="Grotesque"/>
          <w:color w:val="000000" w:themeColor="text1"/>
        </w:rPr>
      </w:pPr>
      <w:r>
        <w:br/>
      </w: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Protect your applications against breaches</w:t>
      </w:r>
      <w:r>
        <w:br/>
      </w:r>
      <w:r>
        <w:rPr>
          <w:rFonts w:ascii="Grotesque" w:eastAsia="Grotesque" w:hAnsi="Grotesque" w:cs="Grotesque"/>
          <w:color w:val="000000" w:themeColor="text1"/>
        </w:rPr>
        <w:t>Detect and block attacks in real time using an application security management solution, or a suite of protection layers. At least all the OWASP Top 10 vulnerabilities (SQL injections, NoSQL injections, cross-site scripting attacks, code/command injections, etc.) should be covered.</w:t>
      </w:r>
      <w:r>
        <w:br/>
      </w:r>
    </w:p>
    <w:p w14:paraId="5BA30386" w14:textId="77777777" w:rsidR="00EA1C9A" w:rsidRDefault="003E5874">
      <w:r>
        <w:rPr>
          <w:rFonts w:ascii="Grotesque" w:eastAsia="Grotesque" w:hAnsi="Grotesque" w:cs="Grotesque"/>
          <w:color w:val="000000" w:themeColor="text1"/>
        </w:rPr>
        <w:t>Read more:</w:t>
      </w:r>
      <w:r>
        <w:br/>
      </w:r>
      <w:hyperlink r:id="rId92">
        <w:r>
          <w:rPr>
            <w:rStyle w:val="InternetLink"/>
            <w:rFonts w:ascii="Grotesque" w:eastAsia="Grotesque" w:hAnsi="Grotesque" w:cs="Grotesque"/>
          </w:rPr>
          <w:t>https://www.sqreen.com/web-application-security/what-is-rasp</w:t>
        </w:r>
        <w:r>
          <w:rPr>
            <w:rStyle w:val="InternetLink"/>
          </w:rPr>
          <w:br/>
        </w:r>
      </w:hyperlink>
      <w:hyperlink r:id="rId93">
        <w:r>
          <w:rPr>
            <w:rStyle w:val="InternetLink"/>
            <w:rFonts w:ascii="Grotesque" w:eastAsia="Grotesque" w:hAnsi="Grotesque" w:cs="Grotesque"/>
          </w:rPr>
          <w:t>https://en.wikipedia.org/wiki/Web_application_firewall</w:t>
        </w:r>
      </w:hyperlink>
    </w:p>
    <w:p w14:paraId="17CB0E4A" w14:textId="77777777" w:rsidR="00EA1C9A" w:rsidRDefault="00EA1C9A"/>
    <w:p w14:paraId="63EFE1DB"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Enforce Two-factor authentication (2FA)</w:t>
      </w:r>
      <w:r>
        <w:br/>
      </w:r>
      <w:r>
        <w:rPr>
          <w:rFonts w:ascii="Grotesque" w:eastAsia="Grotesque" w:hAnsi="Grotesque" w:cs="Grotesque"/>
          <w:color w:val="000000" w:themeColor="text1"/>
        </w:rPr>
        <w:t xml:space="preserve">Enforce 2FA on all the services you use (whenever possible). Internally, your company should all use two-factor authentication. By adding 2FA, you add an extra layer of security. Should someone’s password get stolen, the attacker would still be locked out unless they have access to the second factor (e.g. phone app or text) as well. Phones are the </w:t>
      </w:r>
      <w:proofErr w:type="gramStart"/>
      <w:r>
        <w:rPr>
          <w:rFonts w:ascii="Grotesque" w:eastAsia="Grotesque" w:hAnsi="Grotesque" w:cs="Grotesque"/>
          <w:color w:val="000000" w:themeColor="text1"/>
        </w:rPr>
        <w:t>most commonly used</w:t>
      </w:r>
      <w:proofErr w:type="gramEnd"/>
      <w:r>
        <w:rPr>
          <w:rFonts w:ascii="Grotesque" w:eastAsia="Grotesque" w:hAnsi="Grotesque" w:cs="Grotesque"/>
          <w:color w:val="000000" w:themeColor="text1"/>
        </w:rPr>
        <w:t xml:space="preserve"> device for second factors, and thus must be secured accordingly (e.g. with codes or biometry). Another option is to use purpose-built hardware-based 2FA, like </w:t>
      </w:r>
      <w:proofErr w:type="spellStart"/>
      <w:r>
        <w:rPr>
          <w:rFonts w:ascii="Grotesque" w:eastAsia="Grotesque" w:hAnsi="Grotesque" w:cs="Grotesque"/>
          <w:color w:val="000000" w:themeColor="text1"/>
        </w:rPr>
        <w:t>Yubikeys</w:t>
      </w:r>
      <w:proofErr w:type="spellEnd"/>
      <w:r>
        <w:rPr>
          <w:rFonts w:ascii="Grotesque" w:eastAsia="Grotesque" w:hAnsi="Grotesque" w:cs="Grotesque"/>
          <w:color w:val="000000" w:themeColor="text1"/>
        </w:rPr>
        <w:t>.</w:t>
      </w:r>
    </w:p>
    <w:p w14:paraId="04B87883" w14:textId="77777777" w:rsidR="00EA1C9A" w:rsidRDefault="003E5874">
      <w:r>
        <w:br/>
      </w:r>
      <w:r>
        <w:rPr>
          <w:rFonts w:ascii="Grotesque" w:eastAsia="Grotesque" w:hAnsi="Grotesque" w:cs="Grotesque"/>
          <w:color w:val="000000" w:themeColor="text1"/>
        </w:rPr>
        <w:t>As you get higher profile customers, you will be required to implement stronger security practices. This includes offering them 2FA, role-based account management, SSO, etc. as well. Often, these features are entry level requirements for more enterprise deals.</w:t>
      </w:r>
    </w:p>
    <w:p w14:paraId="33F3E6EC" w14:textId="77777777" w:rsidR="00EA1C9A" w:rsidRDefault="003E5874">
      <w:r>
        <w:br/>
      </w:r>
      <w:r>
        <w:rPr>
          <w:rFonts w:ascii="Grotesque" w:eastAsia="Grotesque" w:hAnsi="Grotesque" w:cs="Grotesque"/>
          <w:color w:val="000000" w:themeColor="text1"/>
        </w:rPr>
        <w:t>Read more:</w:t>
      </w:r>
      <w:r>
        <w:br/>
      </w:r>
      <w:hyperlink r:id="rId94">
        <w:r>
          <w:rPr>
            <w:rStyle w:val="InternetLink"/>
            <w:rFonts w:ascii="Grotesque" w:eastAsia="Grotesque" w:hAnsi="Grotesque" w:cs="Grotesque"/>
          </w:rPr>
          <w:t>https://duo.com/</w:t>
        </w:r>
      </w:hyperlink>
      <w:r>
        <w:rPr>
          <w:rStyle w:val="InternetLink"/>
          <w:rFonts w:ascii="Grotesque" w:eastAsia="Grotesque" w:hAnsi="Grotesque" w:cs="Grotesque"/>
        </w:rPr>
        <w:br/>
      </w:r>
      <w:hyperlink r:id="rId95">
        <w:r>
          <w:rPr>
            <w:rStyle w:val="InternetLink"/>
            <w:rFonts w:ascii="Grotesque" w:eastAsia="Grotesque" w:hAnsi="Grotesque" w:cs="Grotesque"/>
          </w:rPr>
          <w:t>https://auth0.com/</w:t>
        </w:r>
        <w:r>
          <w:rPr>
            <w:rStyle w:val="InternetLink"/>
            <w:rFonts w:ascii="Grotesque" w:eastAsia="Grotesque" w:hAnsi="Grotesque" w:cs="Grotesque"/>
          </w:rPr>
          <w:br/>
        </w:r>
      </w:hyperlink>
      <w:hyperlink r:id="rId96">
        <w:r>
          <w:rPr>
            <w:rStyle w:val="InternetLink"/>
            <w:rFonts w:ascii="Grotesque" w:eastAsia="Grotesque" w:hAnsi="Grotesque" w:cs="Grotesque"/>
          </w:rPr>
          <w:t>https://www.yubico.com/</w:t>
        </w:r>
      </w:hyperlink>
      <w:r>
        <w:rPr>
          <w:rStyle w:val="InternetLink"/>
        </w:rPr>
        <w:br/>
      </w:r>
      <w:hyperlink r:id="rId97">
        <w:r>
          <w:rPr>
            <w:rStyle w:val="InternetLink"/>
            <w:rFonts w:ascii="Grotesque" w:eastAsia="Grotesque" w:hAnsi="Grotesque" w:cs="Grotesque"/>
          </w:rPr>
          <w:t>https://nakedsecurity.sophos.com/2016/08/18/nists-new-password-rules-whatyou-need-to-know/</w:t>
        </w:r>
        <w:r>
          <w:rPr>
            <w:rStyle w:val="InternetLink"/>
            <w:rFonts w:ascii="Grotesque" w:eastAsia="Grotesque" w:hAnsi="Grotesque" w:cs="Grotesque"/>
          </w:rPr>
          <w:br/>
        </w:r>
      </w:hyperlink>
    </w:p>
    <w:p w14:paraId="2EEEC174"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Have a public security policy</w:t>
      </w:r>
      <w:r>
        <w:br/>
      </w:r>
      <w:r>
        <w:rPr>
          <w:rFonts w:ascii="Grotesque" w:eastAsia="Grotesque" w:hAnsi="Grotesque" w:cs="Grotesque"/>
          <w:color w:val="000000" w:themeColor="text1"/>
        </w:rPr>
        <w:t>This is a page on your corporate website describing how you secure your users and their data, and how you plan to respond to external bug reports. You should advise that you support responsible disclosure. Keep in mind that you will likely receive reports of varying impact, so having a process for prioritizing them is important.</w:t>
      </w:r>
    </w:p>
    <w:p w14:paraId="18805131" w14:textId="77777777" w:rsidR="00EA1C9A" w:rsidRDefault="003E5874">
      <w:r>
        <w:rPr>
          <w:rFonts w:ascii="Grotesque" w:eastAsia="Grotesque" w:hAnsi="Grotesque" w:cs="Grotesque"/>
          <w:color w:val="000000" w:themeColor="text1"/>
        </w:rPr>
        <w:lastRenderedPageBreak/>
        <w:t>Read more:</w:t>
      </w:r>
      <w:r>
        <w:br/>
      </w:r>
      <w:hyperlink r:id="rId98">
        <w:r>
          <w:rPr>
            <w:rStyle w:val="InternetLink"/>
            <w:rFonts w:ascii="Grotesque" w:eastAsia="Grotesque" w:hAnsi="Grotesque" w:cs="Grotesque"/>
          </w:rPr>
          <w:t>https://www.airbnb.com/security</w:t>
        </w:r>
      </w:hyperlink>
      <w:r>
        <w:rPr>
          <w:rFonts w:ascii="Grotesque" w:eastAsia="Grotesque" w:hAnsi="Grotesque" w:cs="Grotesque"/>
        </w:rPr>
        <w:tab/>
      </w:r>
      <w:hyperlink r:id="rId99">
        <w:r>
          <w:rPr>
            <w:rStyle w:val="InternetLink"/>
            <w:rFonts w:ascii="Grotesque" w:eastAsia="Grotesque" w:hAnsi="Grotesque" w:cs="Grotesque"/>
          </w:rPr>
          <w:t>https://www.apple.com/support/security/</w:t>
        </w:r>
      </w:hyperlink>
      <w:r>
        <w:rPr>
          <w:rStyle w:val="InternetLink"/>
          <w:rFonts w:ascii="Grotesque" w:eastAsia="Grotesque" w:hAnsi="Grotesque" w:cs="Grotesque"/>
        </w:rPr>
        <w:br/>
      </w:r>
    </w:p>
    <w:p w14:paraId="0DB7744F"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Protect against Distributed Denial of Service (DDoS)</w:t>
      </w:r>
      <w:r>
        <w:br/>
      </w:r>
      <w:r>
        <w:rPr>
          <w:rFonts w:ascii="Grotesque" w:eastAsia="Grotesque" w:hAnsi="Grotesque" w:cs="Grotesque"/>
          <w:color w:val="000000" w:themeColor="text1"/>
        </w:rPr>
        <w:t>DDoS attacks are meant to break your application and make it unavailable to your customers. Basic DDoS protections can easily be integrated with a CDN, but there are purpose-built DDoS protection tools available as well.</w:t>
      </w:r>
      <w:r>
        <w:br/>
      </w:r>
    </w:p>
    <w:p w14:paraId="51F5B451" w14:textId="77777777" w:rsidR="00EA1C9A" w:rsidRDefault="003E5874">
      <w:r>
        <w:rPr>
          <w:rFonts w:ascii="Grotesque" w:eastAsia="Grotesque" w:hAnsi="Grotesque" w:cs="Grotesque"/>
          <w:color w:val="000000" w:themeColor="text1"/>
        </w:rPr>
        <w:t>Read more:</w:t>
      </w:r>
      <w:r>
        <w:br/>
      </w:r>
      <w:hyperlink r:id="rId100">
        <w:r>
          <w:rPr>
            <w:rStyle w:val="InternetLink"/>
            <w:rFonts w:ascii="Grotesque" w:eastAsia="Grotesque" w:hAnsi="Grotesque" w:cs="Grotesque"/>
          </w:rPr>
          <w:t>https://www.akamai.com/</w:t>
        </w:r>
        <w:r>
          <w:rPr>
            <w:rStyle w:val="InternetLink"/>
            <w:rFonts w:ascii="Grotesque" w:eastAsia="Grotesque" w:hAnsi="Grotesque" w:cs="Grotesque"/>
          </w:rPr>
          <w:br/>
        </w:r>
      </w:hyperlink>
      <w:hyperlink r:id="rId101">
        <w:r>
          <w:rPr>
            <w:rStyle w:val="InternetLink"/>
            <w:rFonts w:ascii="Grotesque" w:eastAsia="Grotesque" w:hAnsi="Grotesque" w:cs="Grotesque"/>
          </w:rPr>
          <w:t>https://www.cloudflare.com/ddos/</w:t>
        </w:r>
        <w:r>
          <w:rPr>
            <w:rStyle w:val="InternetLink"/>
            <w:rFonts w:ascii="Grotesque" w:eastAsia="Grotesque" w:hAnsi="Grotesque" w:cs="Grotesque"/>
          </w:rPr>
          <w:br/>
        </w:r>
      </w:hyperlink>
      <w:hyperlink r:id="rId102">
        <w:r>
          <w:rPr>
            <w:rStyle w:val="InternetLink"/>
            <w:rFonts w:ascii="Grotesque" w:eastAsia="Grotesque" w:hAnsi="Grotesque" w:cs="Grotesque"/>
          </w:rPr>
          <w:t>https://www.techradar.com/news/best-ddos-protection</w:t>
        </w:r>
      </w:hyperlink>
      <w:r>
        <w:rPr>
          <w:rStyle w:val="InternetLink"/>
          <w:rFonts w:ascii="Grotesque" w:eastAsia="Grotesque" w:hAnsi="Grotesque" w:cs="Grotesque"/>
        </w:rPr>
        <w:br/>
      </w:r>
    </w:p>
    <w:p w14:paraId="5A137B6A"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Protect your servers and infrastructure from scanners</w:t>
      </w:r>
      <w:r>
        <w:br/>
      </w:r>
      <w:r>
        <w:rPr>
          <w:rFonts w:ascii="Grotesque" w:eastAsia="Grotesque" w:hAnsi="Grotesque" w:cs="Grotesque"/>
          <w:color w:val="000000" w:themeColor="text1"/>
        </w:rPr>
        <w:t>Your servers will be scanned in order to fingerprint your application and locate open services, misconfiguration, etc. You can set up tools to keep these scanners away from your servers.</w:t>
      </w:r>
    </w:p>
    <w:p w14:paraId="3872723E" w14:textId="77777777" w:rsidR="00EA1C9A" w:rsidRDefault="003E5874">
      <w:r>
        <w:br/>
      </w:r>
      <w:r>
        <w:rPr>
          <w:rFonts w:ascii="Grotesque" w:eastAsia="Grotesque" w:hAnsi="Grotesque" w:cs="Grotesque"/>
          <w:color w:val="000000" w:themeColor="text1"/>
        </w:rPr>
        <w:t>Read more:</w:t>
      </w:r>
      <w:r>
        <w:br/>
      </w:r>
      <w:hyperlink r:id="rId103">
        <w:r>
          <w:rPr>
            <w:rStyle w:val="InternetLink"/>
            <w:rFonts w:ascii="Grotesque" w:eastAsia="Grotesque" w:hAnsi="Grotesque" w:cs="Grotesque"/>
          </w:rPr>
          <w:t>https://www.digitalocean.com/community/tutorials/how-to-protect-ssh-withfail2ban-on-ubuntu-14-04</w:t>
        </w:r>
        <w:r>
          <w:rPr>
            <w:rStyle w:val="InternetLink"/>
            <w:rFonts w:ascii="Grotesque" w:eastAsia="Grotesque" w:hAnsi="Grotesque" w:cs="Grotesque"/>
          </w:rPr>
          <w:br/>
        </w:r>
      </w:hyperlink>
      <w:hyperlink r:id="rId104">
        <w:r>
          <w:rPr>
            <w:rStyle w:val="InternetLink"/>
            <w:rFonts w:ascii="Grotesque" w:eastAsia="Grotesque" w:hAnsi="Grotesque" w:cs="Grotesque"/>
          </w:rPr>
          <w:t>https://docs.microsoft.com/en-us/azure/information-protection/deploy-aip-scanner</w:t>
        </w:r>
      </w:hyperlink>
      <w:r>
        <w:rPr>
          <w:rStyle w:val="InternetLink"/>
          <w:rFonts w:ascii="Grotesque" w:eastAsia="Grotesque" w:hAnsi="Grotesque" w:cs="Grotesque"/>
        </w:rPr>
        <w:br/>
      </w:r>
    </w:p>
    <w:p w14:paraId="19957B1C"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Protect your users against account takeovers</w:t>
      </w:r>
      <w:r>
        <w:br/>
      </w:r>
      <w:r>
        <w:rPr>
          <w:rFonts w:ascii="Grotesque" w:eastAsia="Grotesque" w:hAnsi="Grotesque" w:cs="Grotesque"/>
          <w:color w:val="000000" w:themeColor="text1"/>
        </w:rPr>
        <w:t>Account takeovers or brute-force attacks are easy to set up. You should make sure your users are protected against account takeovers.</w:t>
      </w:r>
    </w:p>
    <w:p w14:paraId="16A098B2" w14:textId="77777777" w:rsidR="00EA1C9A" w:rsidRDefault="003E5874">
      <w:r>
        <w:br/>
      </w:r>
      <w:r>
        <w:rPr>
          <w:rFonts w:ascii="Grotesque" w:eastAsia="Grotesque" w:hAnsi="Grotesque" w:cs="Grotesque"/>
          <w:color w:val="000000" w:themeColor="text1"/>
        </w:rPr>
        <w:t>Read more:</w:t>
      </w:r>
      <w:r>
        <w:br/>
      </w:r>
      <w:hyperlink r:id="rId105">
        <w:r>
          <w:rPr>
            <w:rStyle w:val="InternetLink"/>
            <w:rFonts w:ascii="Grotesque" w:eastAsia="Grotesque" w:hAnsi="Grotesque" w:cs="Grotesque"/>
          </w:rPr>
          <w:t>https://www.owasp.org/index.php/Blocking_Brute_Force_Attacks</w:t>
        </w:r>
        <w:r>
          <w:rPr>
            <w:rStyle w:val="InternetLink"/>
            <w:rFonts w:ascii="Grotesque" w:eastAsia="Grotesque" w:hAnsi="Grotesque" w:cs="Grotesque"/>
          </w:rPr>
          <w:br/>
        </w:r>
      </w:hyperlink>
      <w:hyperlink r:id="rId106">
        <w:r>
          <w:rPr>
            <w:rStyle w:val="InternetLink"/>
            <w:rFonts w:ascii="Grotesque" w:eastAsia="Grotesque" w:hAnsi="Grotesque" w:cs="Grotesque"/>
          </w:rPr>
          <w:t>https://security.stackexchange.com/questions/94432/should-i-implement- incorrect-password-delay-in-a-website-or-a-webservice</w:t>
        </w:r>
      </w:hyperlink>
      <w:r>
        <w:br/>
      </w:r>
      <w:hyperlink r:id="rId107">
        <w:r>
          <w:rPr>
            <w:rStyle w:val="InternetLink"/>
            <w:rFonts w:ascii="Grotesque" w:eastAsia="Grotesque" w:hAnsi="Grotesque" w:cs="Grotesque"/>
          </w:rPr>
          <w:t>https://blog.sqreen.com/most-common-types-of-ato-attacks/</w:t>
        </w:r>
        <w:r>
          <w:rPr>
            <w:rStyle w:val="InternetLink"/>
            <w:rFonts w:ascii="Grotesque" w:eastAsia="Grotesque" w:hAnsi="Grotesque" w:cs="Grotesque"/>
          </w:rPr>
          <w:br/>
        </w:r>
      </w:hyperlink>
    </w:p>
    <w:p w14:paraId="2A0EAEFF"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Keep your containers secure</w:t>
      </w:r>
      <w:r>
        <w:br/>
      </w:r>
      <w:r>
        <w:rPr>
          <w:rFonts w:ascii="Grotesque" w:eastAsia="Grotesque" w:hAnsi="Grotesque" w:cs="Grotesque"/>
          <w:color w:val="000000" w:themeColor="text1"/>
        </w:rPr>
        <w:t xml:space="preserve">If you use Docker (or Kubernetes), ensure that they are patched and secure. Use tools to automatically update and scan your containers for security vulnerabilities. If you use a PAAS provider (Heroku, AWS Beanstalk, etc…), they will take care of this for you. If not, you will </w:t>
      </w:r>
      <w:r>
        <w:rPr>
          <w:rFonts w:ascii="Grotesque" w:eastAsia="Grotesque" w:hAnsi="Grotesque" w:cs="Grotesque"/>
          <w:color w:val="000000" w:themeColor="text1"/>
        </w:rPr>
        <w:lastRenderedPageBreak/>
        <w:t>need to do it yourself. Ideally, automate this process if possible.</w:t>
      </w:r>
      <w:r>
        <w:br/>
      </w:r>
    </w:p>
    <w:p w14:paraId="105C274F" w14:textId="77777777" w:rsidR="00EA1C9A" w:rsidRDefault="003E5874">
      <w:r>
        <w:rPr>
          <w:rFonts w:ascii="Grotesque" w:eastAsia="Grotesque" w:hAnsi="Grotesque" w:cs="Grotesque"/>
          <w:color w:val="000000" w:themeColor="text1"/>
        </w:rPr>
        <w:t>Read more:</w:t>
      </w:r>
      <w:r>
        <w:br/>
      </w:r>
      <w:hyperlink r:id="rId108">
        <w:r>
          <w:rPr>
            <w:rStyle w:val="InternetLink"/>
            <w:rFonts w:ascii="Grotesque" w:eastAsia="Grotesque" w:hAnsi="Grotesque" w:cs="Grotesque"/>
          </w:rPr>
          <w:t>https://blog.sqreen.com/docker-security/</w:t>
        </w:r>
        <w:r>
          <w:rPr>
            <w:rStyle w:val="InternetLink"/>
            <w:rFonts w:ascii="Grotesque" w:eastAsia="Grotesque" w:hAnsi="Grotesque" w:cs="Grotesque"/>
          </w:rPr>
          <w:br/>
        </w:r>
      </w:hyperlink>
      <w:hyperlink r:id="rId109">
        <w:r>
          <w:rPr>
            <w:rStyle w:val="InternetLink"/>
            <w:rFonts w:ascii="Grotesque" w:eastAsia="Grotesque" w:hAnsi="Grotesque" w:cs="Grotesque"/>
          </w:rPr>
          <w:t>https://blog.sqreen.com/kubernetes-security-best-practices/</w:t>
        </w:r>
        <w:r>
          <w:rPr>
            <w:rStyle w:val="InternetLink"/>
            <w:rFonts w:ascii="Grotesque" w:eastAsia="Grotesque" w:hAnsi="Grotesque" w:cs="Grotesque"/>
          </w:rPr>
          <w:br/>
        </w:r>
      </w:hyperlink>
      <w:hyperlink r:id="rId110">
        <w:r>
          <w:rPr>
            <w:rStyle w:val="InternetLink"/>
            <w:rFonts w:ascii="Grotesque" w:eastAsia="Grotesque" w:hAnsi="Grotesque" w:cs="Grotesque"/>
          </w:rPr>
          <w:t>https://docs.docker.com/docker-cloud/builds/image-scan/</w:t>
        </w:r>
      </w:hyperlink>
      <w:r>
        <w:rPr>
          <w:rStyle w:val="InternetLink"/>
          <w:rFonts w:ascii="Grotesque" w:eastAsia="Grotesque" w:hAnsi="Grotesque" w:cs="Grotesque"/>
        </w:rPr>
        <w:br/>
      </w:r>
    </w:p>
    <w:p w14:paraId="3A5CBDCB" w14:textId="77777777" w:rsidR="00EA1C9A" w:rsidRDefault="003E5874">
      <w:r>
        <w:rPr>
          <w:rFonts w:ascii="Grotesque" w:eastAsia="Grotesque" w:hAnsi="Grotesque" w:cs="Grotesque"/>
          <w:b/>
          <w:bCs/>
          <w:color w:val="84BF5C"/>
          <w:sz w:val="40"/>
          <w:szCs w:val="40"/>
        </w:rPr>
        <w:t xml:space="preserve">☑ </w:t>
      </w:r>
      <w:proofErr w:type="gramStart"/>
      <w:r>
        <w:rPr>
          <w:rFonts w:ascii="Grotesque" w:eastAsia="Grotesque" w:hAnsi="Grotesque" w:cs="Grotesque"/>
          <w:b/>
          <w:bCs/>
          <w:color w:val="000000" w:themeColor="text1"/>
          <w:sz w:val="26"/>
          <w:szCs w:val="26"/>
        </w:rPr>
        <w:t>Don’t</w:t>
      </w:r>
      <w:proofErr w:type="gramEnd"/>
      <w:r>
        <w:rPr>
          <w:rFonts w:ascii="Grotesque" w:eastAsia="Grotesque" w:hAnsi="Grotesque" w:cs="Grotesque"/>
          <w:b/>
          <w:bCs/>
          <w:color w:val="000000" w:themeColor="text1"/>
          <w:sz w:val="26"/>
          <w:szCs w:val="26"/>
        </w:rPr>
        <w:t xml:space="preserve"> store credit card information (if you don’t need to)</w:t>
      </w:r>
      <w:r>
        <w:br/>
      </w:r>
      <w:r>
        <w:rPr>
          <w:rFonts w:ascii="Grotesque" w:eastAsia="Grotesque" w:hAnsi="Grotesque" w:cs="Grotesque"/>
          <w:color w:val="000000" w:themeColor="text1"/>
        </w:rPr>
        <w:t>Use third-party services to store credit card information to avoid having to manage and protect them.</w:t>
      </w:r>
    </w:p>
    <w:p w14:paraId="12E9E226" w14:textId="77777777" w:rsidR="00EA1C9A" w:rsidRDefault="003E5874">
      <w:r>
        <w:br/>
      </w:r>
      <w:r>
        <w:rPr>
          <w:rFonts w:ascii="Grotesque" w:eastAsia="Grotesque" w:hAnsi="Grotesque" w:cs="Grotesque"/>
          <w:color w:val="000000" w:themeColor="text1"/>
        </w:rPr>
        <w:t>Read more:</w:t>
      </w:r>
      <w:r>
        <w:br/>
      </w:r>
      <w:hyperlink r:id="rId111">
        <w:r>
          <w:rPr>
            <w:rStyle w:val="InternetLink"/>
            <w:rFonts w:ascii="Grotesque" w:eastAsia="Grotesque" w:hAnsi="Grotesque" w:cs="Grotesque"/>
          </w:rPr>
          <w:t>https://stripe.com/</w:t>
        </w:r>
        <w:r>
          <w:rPr>
            <w:rStyle w:val="InternetLink"/>
            <w:rFonts w:ascii="Grotesque" w:eastAsia="Grotesque" w:hAnsi="Grotesque" w:cs="Grotesque"/>
          </w:rPr>
          <w:br/>
        </w:r>
      </w:hyperlink>
      <w:hyperlink r:id="rId112">
        <w:r>
          <w:rPr>
            <w:rStyle w:val="InternetLink"/>
            <w:rFonts w:ascii="Grotesque" w:eastAsia="Grotesque" w:hAnsi="Grotesque" w:cs="Grotesque"/>
          </w:rPr>
          <w:t>https://www.braintreepayments.com</w:t>
        </w:r>
      </w:hyperlink>
      <w:r>
        <w:rPr>
          <w:rStyle w:val="InternetLink"/>
          <w:rFonts w:ascii="Grotesque" w:eastAsia="Grotesque" w:hAnsi="Grotesque" w:cs="Grotesque"/>
        </w:rPr>
        <w:br/>
      </w:r>
      <w:hyperlink r:id="rId113">
        <w:r>
          <w:rPr>
            <w:rStyle w:val="InternetLink"/>
            <w:rFonts w:ascii="Grotesque" w:eastAsia="Grotesque" w:hAnsi="Grotesque" w:cs="Grotesque"/>
          </w:rPr>
          <w:t>https://www.pcisecuritystandards.org/pdfs/pciscc_ten_common_myths.pdf</w:t>
        </w:r>
      </w:hyperlink>
    </w:p>
    <w:p w14:paraId="319597A2" w14:textId="77777777" w:rsidR="00EA1C9A" w:rsidRDefault="00EA1C9A">
      <w:pPr>
        <w:rPr>
          <w:rFonts w:ascii="Grotesque" w:eastAsia="Grotesque" w:hAnsi="Grotesque" w:cs="Grotesque"/>
          <w:b/>
          <w:bCs/>
          <w:color w:val="84BF5C"/>
          <w:sz w:val="40"/>
          <w:szCs w:val="40"/>
        </w:rPr>
      </w:pPr>
    </w:p>
    <w:p w14:paraId="52E6F4CC"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Ensure compliance with relevant industry standards</w:t>
      </w:r>
      <w:r>
        <w:br/>
      </w:r>
      <w:r>
        <w:rPr>
          <w:rFonts w:ascii="Grotesque" w:eastAsia="Grotesque" w:hAnsi="Grotesque" w:cs="Grotesque"/>
          <w:color w:val="000000" w:themeColor="text1"/>
        </w:rPr>
        <w:t>Comply with standards to ensure that you follow industry best practices and answer your customer needs. But simple compliance alone will not be enough to protect your apps.</w:t>
      </w:r>
      <w:r>
        <w:br/>
      </w:r>
    </w:p>
    <w:p w14:paraId="014A12E0" w14:textId="77777777" w:rsidR="00EA1C9A" w:rsidRDefault="003E5874">
      <w:r>
        <w:rPr>
          <w:rFonts w:ascii="Grotesque" w:eastAsia="Grotesque" w:hAnsi="Grotesque" w:cs="Grotesque"/>
          <w:color w:val="000000" w:themeColor="text1"/>
        </w:rPr>
        <w:t>Read more:</w:t>
      </w:r>
      <w:r>
        <w:br/>
      </w:r>
      <w:hyperlink r:id="rId114">
        <w:r>
          <w:rPr>
            <w:rStyle w:val="InternetLink"/>
            <w:rFonts w:ascii="Grotesque" w:eastAsia="Grotesque" w:hAnsi="Grotesque" w:cs="Grotesque"/>
          </w:rPr>
          <w:t>https://cloudsecurityalliance.org/</w:t>
        </w:r>
        <w:r>
          <w:rPr>
            <w:rStyle w:val="InternetLink"/>
            <w:rFonts w:ascii="Grotesque" w:eastAsia="Grotesque" w:hAnsi="Grotesque" w:cs="Grotesque"/>
          </w:rPr>
          <w:br/>
        </w:r>
      </w:hyperlink>
      <w:hyperlink r:id="rId115">
        <w:r>
          <w:rPr>
            <w:rStyle w:val="InternetLink"/>
            <w:rFonts w:ascii="Grotesque" w:eastAsia="Grotesque" w:hAnsi="Grotesque" w:cs="Grotesque"/>
          </w:rPr>
          <w:t>https://en.wikipedia.org/wiki/ISO/IEC_27001:2013</w:t>
        </w:r>
        <w:r>
          <w:rPr>
            <w:rStyle w:val="InternetLink"/>
            <w:rFonts w:ascii="Grotesque" w:eastAsia="Grotesque" w:hAnsi="Grotesque" w:cs="Grotesque"/>
          </w:rPr>
          <w:br/>
        </w:r>
      </w:hyperlink>
      <w:r>
        <w:rPr>
          <w:rStyle w:val="InternetLink"/>
          <w:rFonts w:ascii="Grotesque" w:eastAsia="Grotesque" w:hAnsi="Grotesque" w:cs="Grotesque"/>
        </w:rPr>
        <w:t>https://en.wikipedia.org/wiki/Payment_Card_Industry_Data_Security_Standard</w:t>
      </w:r>
    </w:p>
    <w:p w14:paraId="11C2C9E9" w14:textId="77777777" w:rsidR="00EA1C9A" w:rsidRDefault="003E5874">
      <w:pPr>
        <w:rPr>
          <w:rStyle w:val="InternetLink"/>
          <w:rFonts w:ascii="Grotesque" w:eastAsia="Grotesque" w:hAnsi="Grotesque" w:cs="Grotesque"/>
        </w:rPr>
      </w:pPr>
      <w:r>
        <w:br w:type="page"/>
      </w:r>
    </w:p>
    <w:p w14:paraId="78C89B67" w14:textId="77777777" w:rsidR="00EA1C9A" w:rsidRDefault="003E5874">
      <w:bookmarkStart w:id="12" w:name="MONITORING"/>
      <w:bookmarkEnd w:id="12"/>
      <w:r>
        <w:rPr>
          <w:rFonts w:ascii="Grotesque" w:eastAsia="Grotesque" w:hAnsi="Grotesque" w:cs="Grotesque"/>
          <w:b/>
          <w:bCs/>
          <w:color w:val="84BF5C"/>
          <w:sz w:val="40"/>
          <w:szCs w:val="40"/>
        </w:rPr>
        <w:lastRenderedPageBreak/>
        <w:t>MONITORING</w:t>
      </w:r>
    </w:p>
    <w:p w14:paraId="42FEA6C1" w14:textId="77777777" w:rsidR="00EA1C9A" w:rsidRDefault="003E5874">
      <w:pPr>
        <w:rPr>
          <w:rFonts w:ascii="Grotesque" w:eastAsia="Grotesque" w:hAnsi="Grotesque" w:cs="Grotesque"/>
          <w:color w:val="000000" w:themeColor="text1"/>
        </w:rPr>
      </w:pPr>
      <w:r>
        <w:br/>
      </w: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Get notified when your app is under attack</w:t>
      </w:r>
      <w:r>
        <w:br/>
      </w:r>
      <w:r>
        <w:rPr>
          <w:rFonts w:ascii="Grotesque" w:eastAsia="Grotesque" w:hAnsi="Grotesque" w:cs="Grotesque"/>
          <w:color w:val="000000" w:themeColor="text1"/>
        </w:rPr>
        <w:t xml:space="preserve">Attacks happen, and a percentage of those will really hit a vulnerability. Make sure you have a monitoring system in place that will detect security events targeting your application before </w:t>
      </w:r>
      <w:proofErr w:type="gramStart"/>
      <w:r>
        <w:rPr>
          <w:rFonts w:ascii="Grotesque" w:eastAsia="Grotesque" w:hAnsi="Grotesque" w:cs="Grotesque"/>
          <w:color w:val="000000" w:themeColor="text1"/>
        </w:rPr>
        <w:t>it’s</w:t>
      </w:r>
      <w:proofErr w:type="gramEnd"/>
      <w:r>
        <w:rPr>
          <w:rFonts w:ascii="Grotesque" w:eastAsia="Grotesque" w:hAnsi="Grotesque" w:cs="Grotesque"/>
          <w:color w:val="000000" w:themeColor="text1"/>
        </w:rPr>
        <w:t xml:space="preserve"> too late. Knowing when your application is starting to get massively scanned is key to stop more advanced attacks.</w:t>
      </w:r>
    </w:p>
    <w:p w14:paraId="3E5024BD" w14:textId="77777777" w:rsidR="00EA1C9A" w:rsidRDefault="003E5874">
      <w:r>
        <w:br/>
      </w:r>
      <w:r>
        <w:rPr>
          <w:rFonts w:ascii="Grotesque" w:eastAsia="Grotesque" w:hAnsi="Grotesque" w:cs="Grotesque"/>
          <w:color w:val="000000" w:themeColor="text1"/>
        </w:rPr>
        <w:t>Read more:</w:t>
      </w:r>
      <w:r>
        <w:br/>
      </w:r>
      <w:hyperlink r:id="rId116" w:anchor="email-alerts" w:history="1">
        <w:r>
          <w:rPr>
            <w:rStyle w:val="InternetLink"/>
            <w:rFonts w:ascii="Grotesque" w:eastAsia="Grotesque" w:hAnsi="Grotesque" w:cs="Grotesque"/>
          </w:rPr>
          <w:t>https://www.linode.com/docs/security/using-fail2ban-for-security#email-alerts</w:t>
        </w:r>
      </w:hyperlink>
      <w:r>
        <w:rPr>
          <w:rStyle w:val="InternetLink"/>
          <w:rFonts w:ascii="Grotesque" w:eastAsia="Grotesque" w:hAnsi="Grotesque" w:cs="Grotesque"/>
        </w:rPr>
        <w:br/>
      </w:r>
      <w:hyperlink r:id="rId117">
        <w:r>
          <w:rPr>
            <w:rStyle w:val="InternetLink"/>
            <w:rFonts w:ascii="Grotesque" w:eastAsia="Grotesque" w:hAnsi="Grotesque" w:cs="Grotesque"/>
          </w:rPr>
          <w:t>http://alerta.io/</w:t>
        </w:r>
      </w:hyperlink>
      <w:r>
        <w:rPr>
          <w:rStyle w:val="InternetLink"/>
          <w:rFonts w:ascii="Grotesque" w:eastAsia="Grotesque" w:hAnsi="Grotesque" w:cs="Grotesque"/>
        </w:rPr>
        <w:br/>
      </w:r>
    </w:p>
    <w:p w14:paraId="239E2C58" w14:textId="77777777" w:rsidR="00EA1C9A" w:rsidRDefault="003E5874">
      <w:pPr>
        <w:rPr>
          <w:rFonts w:ascii="Grotesque" w:eastAsia="Grotesque" w:hAnsi="Grotesque" w:cs="Grotesque"/>
          <w:color w:val="000000" w:themeColor="text1"/>
        </w:rPr>
      </w:pPr>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Audit your infrastructure on a regular basis</w:t>
      </w:r>
      <w:r>
        <w:br/>
      </w:r>
      <w:r>
        <w:rPr>
          <w:rFonts w:ascii="Grotesque" w:eastAsia="Grotesque" w:hAnsi="Grotesque" w:cs="Grotesque"/>
          <w:color w:val="000000" w:themeColor="text1"/>
        </w:rPr>
        <w:t xml:space="preserve">With cloud providers, </w:t>
      </w:r>
      <w:proofErr w:type="gramStart"/>
      <w:r>
        <w:rPr>
          <w:rFonts w:ascii="Grotesque" w:eastAsia="Grotesque" w:hAnsi="Grotesque" w:cs="Grotesque"/>
          <w:color w:val="000000" w:themeColor="text1"/>
        </w:rPr>
        <w:t>it’s</w:t>
      </w:r>
      <w:proofErr w:type="gramEnd"/>
      <w:r>
        <w:rPr>
          <w:rFonts w:ascii="Grotesque" w:eastAsia="Grotesque" w:hAnsi="Grotesque" w:cs="Grotesque"/>
          <w:color w:val="000000" w:themeColor="text1"/>
        </w:rPr>
        <w:t xml:space="preserve"> easy to start instances and forget about them. You will need to create and maintain a list of your assets (servers, network devices, services exposed, etc.), and review it regularly to determine if you still need them, keep them up to date, and ensure that they benefit from your latest deployments.</w:t>
      </w:r>
    </w:p>
    <w:p w14:paraId="061802F7" w14:textId="77777777" w:rsidR="00EA1C9A" w:rsidRDefault="003E5874">
      <w:r>
        <w:br/>
      </w:r>
      <w:r>
        <w:rPr>
          <w:rFonts w:ascii="Grotesque" w:eastAsia="Grotesque" w:hAnsi="Grotesque" w:cs="Grotesque"/>
          <w:color w:val="000000" w:themeColor="text1"/>
        </w:rPr>
        <w:t>Read more:</w:t>
      </w:r>
      <w:r>
        <w:br/>
      </w:r>
      <w:hyperlink r:id="rId118">
        <w:r>
          <w:rPr>
            <w:rStyle w:val="InternetLink"/>
            <w:rFonts w:ascii="Grotesque" w:eastAsia="Grotesque" w:hAnsi="Grotesque" w:cs="Grotesque"/>
          </w:rPr>
          <w:t>http://docs.aws.amazon.com/general/latest/gr/aws-security-audit-guide.html</w:t>
        </w:r>
        <w:r>
          <w:rPr>
            <w:rStyle w:val="InternetLink"/>
            <w:rFonts w:ascii="Grotesque" w:eastAsia="Grotesque" w:hAnsi="Grotesque" w:cs="Grotesque"/>
          </w:rPr>
          <w:br/>
        </w:r>
      </w:hyperlink>
      <w:hyperlink r:id="rId119">
        <w:r>
          <w:rPr>
            <w:rStyle w:val="InternetLink"/>
            <w:rFonts w:ascii="Grotesque" w:eastAsia="Grotesque" w:hAnsi="Grotesque" w:cs="Grotesque"/>
          </w:rPr>
          <w:t>https://searchsecurity.techtarget.com/IT-security-auditing-Best-practices-for-conducting-audits</w:t>
        </w:r>
      </w:hyperlink>
      <w:r>
        <w:rPr>
          <w:rStyle w:val="InternetLink"/>
          <w:rFonts w:ascii="Grotesque" w:eastAsia="Grotesque" w:hAnsi="Grotesque" w:cs="Grotesque"/>
        </w:rPr>
        <w:br/>
      </w:r>
      <w:hyperlink r:id="rId120">
        <w:r>
          <w:rPr>
            <w:rStyle w:val="InternetLink"/>
            <w:rFonts w:ascii="Grotesque" w:eastAsia="Grotesque" w:hAnsi="Grotesque" w:cs="Grotesque"/>
          </w:rPr>
          <w:t>https://cloud.google.com/asset-inventory/docs/overview</w:t>
        </w:r>
      </w:hyperlink>
      <w:r>
        <w:rPr>
          <w:rStyle w:val="InternetLink"/>
          <w:rFonts w:ascii="Grotesque" w:eastAsia="Grotesque" w:hAnsi="Grotesque" w:cs="Grotesque"/>
        </w:rPr>
        <w:br/>
      </w:r>
    </w:p>
    <w:p w14:paraId="62366CC9"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Detect attackers early</w:t>
      </w:r>
      <w:r>
        <w:br/>
      </w:r>
      <w:r>
        <w:rPr>
          <w:rFonts w:ascii="Grotesque" w:eastAsia="Grotesque" w:hAnsi="Grotesque" w:cs="Grotesque"/>
          <w:color w:val="000000" w:themeColor="text1"/>
        </w:rPr>
        <w:t>The most impactful attacks will come from attackers that have acquired larger attack surfaces. Those can be attackers with regular user accounts or users that have gained access to privileged user accounts. Make sure you monitor your users for suspicious behaviour to detect attackers early.</w:t>
      </w:r>
      <w:r>
        <w:br/>
      </w:r>
    </w:p>
    <w:p w14:paraId="5CF8378E" w14:textId="77777777" w:rsidR="00EA1C9A" w:rsidRDefault="003E5874">
      <w:r>
        <w:rPr>
          <w:rFonts w:ascii="Grotesque" w:eastAsia="Grotesque" w:hAnsi="Grotesque" w:cs="Grotesque"/>
          <w:b/>
          <w:bCs/>
          <w:color w:val="84BF5C"/>
          <w:sz w:val="40"/>
          <w:szCs w:val="40"/>
        </w:rPr>
        <w:t xml:space="preserve">☑ </w:t>
      </w:r>
      <w:r>
        <w:rPr>
          <w:rFonts w:ascii="Grotesque" w:eastAsia="Grotesque" w:hAnsi="Grotesque" w:cs="Grotesque"/>
          <w:b/>
          <w:bCs/>
          <w:color w:val="000000" w:themeColor="text1"/>
          <w:sz w:val="26"/>
          <w:szCs w:val="26"/>
        </w:rPr>
        <w:t>Monitor your third-party vendors</w:t>
      </w:r>
      <w:r>
        <w:br/>
      </w:r>
      <w:proofErr w:type="gramStart"/>
      <w:r>
        <w:rPr>
          <w:rFonts w:ascii="Grotesque" w:eastAsia="Grotesque" w:hAnsi="Grotesque" w:cs="Grotesque"/>
          <w:color w:val="000000" w:themeColor="text1"/>
        </w:rPr>
        <w:t>You’re</w:t>
      </w:r>
      <w:proofErr w:type="gramEnd"/>
      <w:r>
        <w:rPr>
          <w:rFonts w:ascii="Grotesque" w:eastAsia="Grotesque" w:hAnsi="Grotesque" w:cs="Grotesque"/>
          <w:color w:val="000000" w:themeColor="text1"/>
        </w:rPr>
        <w:t xml:space="preserve"> likely to use third-party products to manage your servers / payrolls / logs or even just social media. Third-party vendors are susceptible to breaches just like everyone else. Make sure you follow the news and react immediately after a breach.</w:t>
      </w:r>
    </w:p>
    <w:p w14:paraId="397828F0" w14:textId="77777777" w:rsidR="00EA1C9A" w:rsidRDefault="003E5874">
      <w:pPr>
        <w:rPr>
          <w:rStyle w:val="InternetLink"/>
        </w:rPr>
      </w:pPr>
      <w:r>
        <w:br/>
      </w:r>
      <w:r>
        <w:rPr>
          <w:rFonts w:ascii="Grotesque" w:eastAsia="Grotesque" w:hAnsi="Grotesque" w:cs="Grotesque"/>
          <w:color w:val="000000" w:themeColor="text1"/>
        </w:rPr>
        <w:t>Read more:</w:t>
      </w:r>
      <w:r>
        <w:br/>
      </w:r>
      <w:r>
        <w:rPr>
          <w:rStyle w:val="InternetLink"/>
        </w:rPr>
        <w:t>https://haveibeenpwned.com/</w:t>
      </w:r>
      <w:r>
        <w:rPr>
          <w:rStyle w:val="InternetLink"/>
          <w:rFonts w:ascii="Grotesque" w:eastAsia="Grotesque" w:hAnsi="Grotesque" w:cs="Grotesque"/>
        </w:rPr>
        <w:br/>
      </w:r>
      <w:r>
        <w:rPr>
          <w:rStyle w:val="InternetLink"/>
        </w:rPr>
        <w:lastRenderedPageBreak/>
        <w:t xml:space="preserve">https://twitter.com/SecurityNewsbot </w:t>
      </w:r>
      <w:r>
        <w:rPr>
          <w:rStyle w:val="InternetLink"/>
          <w:rFonts w:ascii="Grotesque" w:eastAsia="Grotesque" w:hAnsi="Grotesque" w:cs="Grotesque"/>
        </w:rPr>
        <w:br/>
      </w:r>
    </w:p>
    <w:p w14:paraId="51C75DAC" w14:textId="77777777" w:rsidR="00EA1C9A" w:rsidRDefault="003E5874">
      <w:r>
        <w:rPr>
          <w:rFonts w:ascii="Grotesque" w:eastAsia="Grotesque" w:hAnsi="Grotesque" w:cs="Grotesque"/>
          <w:b/>
          <w:bCs/>
          <w:color w:val="84BF5C"/>
          <w:sz w:val="40"/>
          <w:szCs w:val="40"/>
        </w:rPr>
        <w:t>NOTES:</w:t>
      </w:r>
    </w:p>
    <w:p w14:paraId="68616B32" w14:textId="77777777" w:rsidR="00EA1C9A" w:rsidRDefault="003E5874">
      <w:pPr>
        <w:rPr>
          <w:rFonts w:ascii="Grotesque" w:eastAsia="Grotesque" w:hAnsi="Grotesque" w:cs="Grotesque"/>
          <w:b/>
          <w:bCs/>
          <w:color w:val="84BF5C"/>
          <w:sz w:val="40"/>
          <w:szCs w:val="40"/>
        </w:rPr>
      </w:pPr>
      <w:r>
        <w:br w:type="page"/>
      </w:r>
    </w:p>
    <w:p w14:paraId="7C5A4396" w14:textId="77777777" w:rsidR="00EA1C9A" w:rsidRDefault="00EA1C9A">
      <w:pPr>
        <w:rPr>
          <w:rFonts w:ascii="Grotesque" w:eastAsia="Grotesque" w:hAnsi="Grotesque" w:cs="Grotesque"/>
          <w:b/>
          <w:bCs/>
          <w:color w:val="84BF5C"/>
          <w:sz w:val="40"/>
          <w:szCs w:val="40"/>
        </w:rPr>
      </w:pPr>
    </w:p>
    <w:p w14:paraId="2DDFDD4F" w14:textId="77777777" w:rsidR="00EA1C9A" w:rsidRDefault="00EA1C9A">
      <w:pPr>
        <w:rPr>
          <w:rFonts w:ascii="Grotesque" w:eastAsia="Grotesque" w:hAnsi="Grotesque" w:cs="Grotesque"/>
          <w:b/>
          <w:bCs/>
          <w:color w:val="84BF5C"/>
          <w:sz w:val="40"/>
          <w:szCs w:val="40"/>
        </w:rPr>
      </w:pPr>
    </w:p>
    <w:p w14:paraId="0039F772" w14:textId="77777777" w:rsidR="00EA1C9A" w:rsidRDefault="00EA1C9A">
      <w:pPr>
        <w:rPr>
          <w:rFonts w:ascii="Grotesque" w:eastAsia="Grotesque" w:hAnsi="Grotesque" w:cs="Grotesque"/>
          <w:b/>
          <w:bCs/>
          <w:color w:val="84BF5C"/>
          <w:sz w:val="40"/>
          <w:szCs w:val="40"/>
        </w:rPr>
      </w:pPr>
    </w:p>
    <w:p w14:paraId="4AD6786D" w14:textId="77777777" w:rsidR="00EA1C9A" w:rsidRDefault="00EA1C9A">
      <w:pPr>
        <w:rPr>
          <w:rFonts w:ascii="Grotesque" w:eastAsia="Grotesque" w:hAnsi="Grotesque" w:cs="Grotesque"/>
          <w:b/>
          <w:bCs/>
          <w:color w:val="84BF5C"/>
          <w:sz w:val="40"/>
          <w:szCs w:val="40"/>
        </w:rPr>
      </w:pPr>
    </w:p>
    <w:p w14:paraId="20D6C74A" w14:textId="77777777" w:rsidR="00EA1C9A" w:rsidRDefault="00EA1C9A">
      <w:pPr>
        <w:rPr>
          <w:rFonts w:ascii="Grotesque" w:eastAsia="Grotesque" w:hAnsi="Grotesque" w:cs="Grotesque"/>
          <w:b/>
          <w:bCs/>
          <w:color w:val="84BF5C"/>
          <w:sz w:val="40"/>
          <w:szCs w:val="40"/>
        </w:rPr>
      </w:pPr>
    </w:p>
    <w:p w14:paraId="6AA83400" w14:textId="77777777" w:rsidR="00EA1C9A" w:rsidRDefault="00EA1C9A">
      <w:pPr>
        <w:rPr>
          <w:rFonts w:ascii="Grotesque" w:eastAsia="Grotesque" w:hAnsi="Grotesque" w:cs="Grotesque"/>
          <w:b/>
          <w:bCs/>
          <w:color w:val="84BF5C"/>
          <w:sz w:val="40"/>
          <w:szCs w:val="40"/>
        </w:rPr>
      </w:pPr>
    </w:p>
    <w:p w14:paraId="51DFE733" w14:textId="77777777" w:rsidR="00EA1C9A" w:rsidRDefault="00EA1C9A">
      <w:pPr>
        <w:rPr>
          <w:rFonts w:ascii="Grotesque" w:eastAsia="Grotesque" w:hAnsi="Grotesque" w:cs="Grotesque"/>
          <w:b/>
          <w:bCs/>
          <w:color w:val="84BF5C"/>
          <w:sz w:val="40"/>
          <w:szCs w:val="40"/>
        </w:rPr>
      </w:pPr>
    </w:p>
    <w:p w14:paraId="15B56B64" w14:textId="77777777" w:rsidR="00EA1C9A" w:rsidRDefault="00EA1C9A">
      <w:pPr>
        <w:ind w:left="2880" w:firstLine="720"/>
        <w:rPr>
          <w:rFonts w:ascii="Grotesque" w:eastAsia="Grotesque" w:hAnsi="Grotesque" w:cs="Grotesque"/>
          <w:b/>
          <w:bCs/>
          <w:color w:val="84BF5C"/>
          <w:sz w:val="40"/>
          <w:szCs w:val="40"/>
        </w:rPr>
      </w:pPr>
    </w:p>
    <w:p w14:paraId="6BE5A953" w14:textId="77777777" w:rsidR="00EA1C9A" w:rsidRDefault="00EA1C9A">
      <w:pPr>
        <w:ind w:left="2880" w:firstLine="720"/>
        <w:rPr>
          <w:rFonts w:ascii="Grotesque" w:eastAsia="Grotesque" w:hAnsi="Grotesque" w:cs="Grotesque"/>
          <w:b/>
          <w:bCs/>
          <w:color w:val="84BF5C"/>
          <w:sz w:val="40"/>
          <w:szCs w:val="40"/>
        </w:rPr>
      </w:pPr>
    </w:p>
    <w:p w14:paraId="649DD8B9" w14:textId="77777777" w:rsidR="00EA1C9A" w:rsidRDefault="003E5874">
      <w:pPr>
        <w:ind w:left="1440" w:firstLine="720"/>
      </w:pPr>
      <w:r>
        <w:rPr>
          <w:rFonts w:ascii="Grotesque" w:eastAsia="Grotesque" w:hAnsi="Grotesque" w:cs="Grotesque"/>
          <w:b/>
          <w:bCs/>
          <w:color w:val="84BF5C"/>
          <w:sz w:val="40"/>
          <w:szCs w:val="40"/>
        </w:rPr>
        <w:t>Thank you &amp; Code Securely.</w:t>
      </w:r>
    </w:p>
    <w:sectPr w:rsidR="00EA1C9A">
      <w:footerReference w:type="default" r:id="rId121"/>
      <w:pgSz w:w="12240" w:h="15840"/>
      <w:pgMar w:top="1440" w:right="1440" w:bottom="1440" w:left="1440" w:header="0" w:footer="680"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5BAD72" w14:textId="77777777" w:rsidR="00A520E6" w:rsidRDefault="00A520E6">
      <w:pPr>
        <w:spacing w:after="0" w:line="240" w:lineRule="auto"/>
      </w:pPr>
      <w:r>
        <w:separator/>
      </w:r>
    </w:p>
  </w:endnote>
  <w:endnote w:type="continuationSeparator" w:id="0">
    <w:p w14:paraId="2BF6395B" w14:textId="77777777" w:rsidR="00A520E6" w:rsidRDefault="00A52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rotesque">
    <w:charset w:val="00"/>
    <w:family w:val="swiss"/>
    <w:pitch w:val="variable"/>
    <w:sig w:usb0="8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F85EB6" w14:textId="77777777" w:rsidR="00B521DA" w:rsidRDefault="00B521DA">
    <w:pPr>
      <w:pStyle w:val="Footer"/>
    </w:pPr>
    <w:r>
      <w:rPr>
        <w:noProof/>
      </w:rPr>
      <w:drawing>
        <wp:anchor distT="0" distB="0" distL="0" distR="0" simplePos="0" relativeHeight="28" behindDoc="1" locked="0" layoutInCell="1" allowOverlap="1" wp14:anchorId="098073D4" wp14:editId="1FE835E7">
          <wp:simplePos x="0" y="0"/>
          <wp:positionH relativeFrom="column">
            <wp:posOffset>5495925</wp:posOffset>
          </wp:positionH>
          <wp:positionV relativeFrom="page">
            <wp:posOffset>9467850</wp:posOffset>
          </wp:positionV>
          <wp:extent cx="1115695" cy="222250"/>
          <wp:effectExtent l="0" t="0" r="0" b="0"/>
          <wp:wrapNone/>
          <wp:docPr id="5"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logo&#10;&#10;Description automatically generated"/>
                  <pic:cNvPicPr>
                    <a:picLocks noChangeAspect="1" noChangeArrowheads="1"/>
                  </pic:cNvPicPr>
                </pic:nvPicPr>
                <pic:blipFill>
                  <a:blip r:embed="rId1"/>
                  <a:stretch>
                    <a:fillRect/>
                  </a:stretch>
                </pic:blipFill>
                <pic:spPr bwMode="auto">
                  <a:xfrm>
                    <a:off x="0" y="0"/>
                    <a:ext cx="1115695" cy="222250"/>
                  </a:xfrm>
                  <a:prstGeom prst="rect">
                    <a:avLst/>
                  </a:prstGeom>
                </pic:spPr>
              </pic:pic>
            </a:graphicData>
          </a:graphic>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7629DB" w14:textId="77777777" w:rsidR="00A520E6" w:rsidRDefault="00A520E6">
      <w:pPr>
        <w:spacing w:after="0" w:line="240" w:lineRule="auto"/>
      </w:pPr>
      <w:r>
        <w:separator/>
      </w:r>
    </w:p>
  </w:footnote>
  <w:footnote w:type="continuationSeparator" w:id="0">
    <w:p w14:paraId="32C6CC35" w14:textId="77777777" w:rsidR="00A520E6" w:rsidRDefault="00A52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D4E16"/>
    <w:multiLevelType w:val="multilevel"/>
    <w:tmpl w:val="E67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0F29"/>
    <w:multiLevelType w:val="multilevel"/>
    <w:tmpl w:val="A328A89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C566033"/>
    <w:multiLevelType w:val="multilevel"/>
    <w:tmpl w:val="94A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B02DA"/>
    <w:multiLevelType w:val="multilevel"/>
    <w:tmpl w:val="4EE4F3DE"/>
    <w:lvl w:ilvl="0">
      <w:start w:val="1"/>
      <w:numFmt w:val="decimal"/>
      <w:lvlText w:val="%1."/>
      <w:lvlJc w:val="left"/>
      <w:pPr>
        <w:tabs>
          <w:tab w:val="num" w:pos="720"/>
        </w:tabs>
        <w:ind w:left="720" w:hanging="360"/>
      </w:pPr>
      <w:rPr>
        <w:rFonts w:ascii="Calibri" w:hAnsi="Calibri"/>
        <w:sz w:val="20"/>
      </w:rPr>
    </w:lvl>
    <w:lvl w:ilvl="1">
      <w:start w:val="1"/>
      <w:numFmt w:val="decimal"/>
      <w:lvlText w:val="%2."/>
      <w:lvlJc w:val="left"/>
      <w:pPr>
        <w:ind w:left="1440" w:hanging="360"/>
      </w:pPr>
      <w:rPr>
        <w:b/>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10345519"/>
    <w:multiLevelType w:val="multilevel"/>
    <w:tmpl w:val="AF42103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1702779"/>
    <w:multiLevelType w:val="multilevel"/>
    <w:tmpl w:val="F42C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C644D"/>
    <w:multiLevelType w:val="multilevel"/>
    <w:tmpl w:val="36941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F3778"/>
    <w:multiLevelType w:val="multilevel"/>
    <w:tmpl w:val="87B816E4"/>
    <w:lvl w:ilvl="0">
      <w:start w:val="1"/>
      <w:numFmt w:val="bullet"/>
      <w:lvlText w:val=""/>
      <w:lvlJc w:val="left"/>
      <w:pPr>
        <w:ind w:left="2880" w:hanging="360"/>
      </w:pPr>
      <w:rPr>
        <w:rFonts w:ascii="Symbol" w:hAnsi="Symbol" w:cs="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8" w15:restartNumberingAfterBreak="0">
    <w:nsid w:val="159952A4"/>
    <w:multiLevelType w:val="multilevel"/>
    <w:tmpl w:val="6E345AF8"/>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6433312"/>
    <w:multiLevelType w:val="multilevel"/>
    <w:tmpl w:val="F80EE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95B69"/>
    <w:multiLevelType w:val="multilevel"/>
    <w:tmpl w:val="1D92F3A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F332B2F"/>
    <w:multiLevelType w:val="multilevel"/>
    <w:tmpl w:val="B40E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03F95"/>
    <w:multiLevelType w:val="multilevel"/>
    <w:tmpl w:val="0F38543A"/>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3" w15:restartNumberingAfterBreak="0">
    <w:nsid w:val="28057752"/>
    <w:multiLevelType w:val="multilevel"/>
    <w:tmpl w:val="D25ED97C"/>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8F319A9"/>
    <w:multiLevelType w:val="multilevel"/>
    <w:tmpl w:val="5AC4A7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15:restartNumberingAfterBreak="0">
    <w:nsid w:val="2AE84FB7"/>
    <w:multiLevelType w:val="multilevel"/>
    <w:tmpl w:val="EDA69D3E"/>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2D210FC6"/>
    <w:multiLevelType w:val="multilevel"/>
    <w:tmpl w:val="95E03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A3EFD"/>
    <w:multiLevelType w:val="multilevel"/>
    <w:tmpl w:val="495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E3B09"/>
    <w:multiLevelType w:val="multilevel"/>
    <w:tmpl w:val="0C486754"/>
    <w:lvl w:ilvl="0">
      <w:start w:val="1"/>
      <w:numFmt w:val="bullet"/>
      <w:lvlText w:val=""/>
      <w:lvlJc w:val="left"/>
      <w:pPr>
        <w:ind w:left="1440" w:hanging="360"/>
      </w:pPr>
      <w:rPr>
        <w:rFonts w:ascii="Wingdings" w:hAnsi="Wingdings" w:cs="Wingdings" w:hint="default"/>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9" w15:restartNumberingAfterBreak="0">
    <w:nsid w:val="327F7C6E"/>
    <w:multiLevelType w:val="multilevel"/>
    <w:tmpl w:val="B1EC37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15:restartNumberingAfterBreak="0">
    <w:nsid w:val="350B21A3"/>
    <w:multiLevelType w:val="multilevel"/>
    <w:tmpl w:val="60646388"/>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B154911"/>
    <w:multiLevelType w:val="multilevel"/>
    <w:tmpl w:val="8CAE775A"/>
    <w:lvl w:ilvl="0">
      <w:start w:val="1"/>
      <w:numFmt w:val="decimal"/>
      <w:lvlText w:val="%1."/>
      <w:lvlJc w:val="left"/>
      <w:pPr>
        <w:tabs>
          <w:tab w:val="num" w:pos="720"/>
        </w:tabs>
        <w:ind w:left="720" w:hanging="360"/>
      </w:pPr>
      <w:rPr>
        <w:b/>
        <w:sz w:val="20"/>
      </w:rPr>
    </w:lvl>
    <w:lvl w:ilvl="1">
      <w:start w:val="1"/>
      <w:numFmt w:val="decimal"/>
      <w:lvlText w:val="%2."/>
      <w:lvlJc w:val="left"/>
      <w:pPr>
        <w:ind w:left="1440" w:hanging="360"/>
      </w:pPr>
      <w:rPr>
        <w:b/>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15:restartNumberingAfterBreak="0">
    <w:nsid w:val="3C276E01"/>
    <w:multiLevelType w:val="multilevel"/>
    <w:tmpl w:val="C6F8AE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D3D19E4"/>
    <w:multiLevelType w:val="multilevel"/>
    <w:tmpl w:val="E52A19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4" w15:restartNumberingAfterBreak="0">
    <w:nsid w:val="3F4E64AE"/>
    <w:multiLevelType w:val="multilevel"/>
    <w:tmpl w:val="6C6A87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15:restartNumberingAfterBreak="0">
    <w:nsid w:val="403A42F7"/>
    <w:multiLevelType w:val="multilevel"/>
    <w:tmpl w:val="63622132"/>
    <w:lvl w:ilvl="0">
      <w:start w:val="1"/>
      <w:numFmt w:val="bullet"/>
      <w:lvlText w:val=""/>
      <w:lvlJc w:val="left"/>
      <w:pPr>
        <w:ind w:left="2880" w:hanging="360"/>
      </w:pPr>
      <w:rPr>
        <w:rFonts w:ascii="Symbol" w:hAnsi="Symbol" w:cs="Symbol" w:hint="default"/>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26" w15:restartNumberingAfterBreak="0">
    <w:nsid w:val="434E397E"/>
    <w:multiLevelType w:val="multilevel"/>
    <w:tmpl w:val="A5D09E6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3F729A5"/>
    <w:multiLevelType w:val="multilevel"/>
    <w:tmpl w:val="9FCE51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8" w15:restartNumberingAfterBreak="0">
    <w:nsid w:val="46B60068"/>
    <w:multiLevelType w:val="multilevel"/>
    <w:tmpl w:val="9648B86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29" w15:restartNumberingAfterBreak="0">
    <w:nsid w:val="4EBB16F2"/>
    <w:multiLevelType w:val="multilevel"/>
    <w:tmpl w:val="E40AF8B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30" w15:restartNumberingAfterBreak="0">
    <w:nsid w:val="50161675"/>
    <w:multiLevelType w:val="multilevel"/>
    <w:tmpl w:val="6358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6084C"/>
    <w:multiLevelType w:val="multilevel"/>
    <w:tmpl w:val="E0861B54"/>
    <w:lvl w:ilvl="0">
      <w:start w:val="1"/>
      <w:numFmt w:val="bullet"/>
      <w:lvlText w:val=""/>
      <w:lvlJc w:val="left"/>
      <w:pPr>
        <w:ind w:left="1080" w:hanging="360"/>
      </w:pPr>
      <w:rPr>
        <w:rFonts w:ascii="Wingdings" w:hAnsi="Wingdings" w:cs="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32" w15:restartNumberingAfterBreak="0">
    <w:nsid w:val="522F1E37"/>
    <w:multiLevelType w:val="multilevel"/>
    <w:tmpl w:val="97C28982"/>
    <w:lvl w:ilvl="0">
      <w:start w:val="1"/>
      <w:numFmt w:val="decimal"/>
      <w:lvlText w:val="%1."/>
      <w:lvlJc w:val="left"/>
      <w:pPr>
        <w:ind w:left="720" w:hanging="360"/>
      </w:pPr>
      <w:rPr>
        <w:b/>
        <w:sz w:val="36"/>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2FC50E2"/>
    <w:multiLevelType w:val="multilevel"/>
    <w:tmpl w:val="68F84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46D07"/>
    <w:multiLevelType w:val="multilevel"/>
    <w:tmpl w:val="D862A9B8"/>
    <w:lvl w:ilvl="0">
      <w:start w:val="1"/>
      <w:numFmt w:val="bullet"/>
      <w:lvlText w:val=""/>
      <w:lvlJc w:val="left"/>
      <w:pPr>
        <w:ind w:left="1440" w:hanging="360"/>
      </w:pPr>
      <w:rPr>
        <w:rFonts w:ascii="Wingdings" w:hAnsi="Wingdings" w:cs="Wingdings" w:hint="default"/>
        <w:sz w:val="36"/>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35" w15:restartNumberingAfterBreak="0">
    <w:nsid w:val="5A4E1B13"/>
    <w:multiLevelType w:val="multilevel"/>
    <w:tmpl w:val="AEB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D3B0B"/>
    <w:multiLevelType w:val="multilevel"/>
    <w:tmpl w:val="C4904EF8"/>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785"/>
        </w:tabs>
        <w:ind w:left="785" w:hanging="360"/>
      </w:pPr>
      <w:rPr>
        <w:b w:val="0"/>
        <w:bCs w:val="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5FC416E"/>
    <w:multiLevelType w:val="multilevel"/>
    <w:tmpl w:val="D92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171A4"/>
    <w:multiLevelType w:val="multilevel"/>
    <w:tmpl w:val="D3ACFF2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7420CCC"/>
    <w:multiLevelType w:val="multilevel"/>
    <w:tmpl w:val="205499C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C4A33B3"/>
    <w:multiLevelType w:val="multilevel"/>
    <w:tmpl w:val="28B4F5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D151F9E"/>
    <w:multiLevelType w:val="multilevel"/>
    <w:tmpl w:val="54C436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15:restartNumberingAfterBreak="0">
    <w:nsid w:val="6EE3421D"/>
    <w:multiLevelType w:val="multilevel"/>
    <w:tmpl w:val="1C64A7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3" w15:restartNumberingAfterBreak="0">
    <w:nsid w:val="728F2644"/>
    <w:multiLevelType w:val="multilevel"/>
    <w:tmpl w:val="73341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9C2992"/>
    <w:multiLevelType w:val="multilevel"/>
    <w:tmpl w:val="0BB469B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5" w15:restartNumberingAfterBreak="0">
    <w:nsid w:val="73362A91"/>
    <w:multiLevelType w:val="multilevel"/>
    <w:tmpl w:val="94BC95A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75EE03A3"/>
    <w:multiLevelType w:val="multilevel"/>
    <w:tmpl w:val="5970978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763C248F"/>
    <w:multiLevelType w:val="multilevel"/>
    <w:tmpl w:val="7DEEBBB2"/>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6C41D00"/>
    <w:multiLevelType w:val="multilevel"/>
    <w:tmpl w:val="61B8657A"/>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78F361A4"/>
    <w:multiLevelType w:val="multilevel"/>
    <w:tmpl w:val="33D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A90813"/>
    <w:multiLevelType w:val="multilevel"/>
    <w:tmpl w:val="F61AD38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2"/>
  </w:num>
  <w:num w:numId="2">
    <w:abstractNumId w:val="34"/>
  </w:num>
  <w:num w:numId="3">
    <w:abstractNumId w:val="18"/>
  </w:num>
  <w:num w:numId="4">
    <w:abstractNumId w:val="19"/>
  </w:num>
  <w:num w:numId="5">
    <w:abstractNumId w:val="28"/>
  </w:num>
  <w:num w:numId="6">
    <w:abstractNumId w:val="24"/>
  </w:num>
  <w:num w:numId="7">
    <w:abstractNumId w:val="42"/>
  </w:num>
  <w:num w:numId="8">
    <w:abstractNumId w:val="41"/>
  </w:num>
  <w:num w:numId="9">
    <w:abstractNumId w:val="29"/>
  </w:num>
  <w:num w:numId="10">
    <w:abstractNumId w:val="23"/>
  </w:num>
  <w:num w:numId="11">
    <w:abstractNumId w:val="22"/>
  </w:num>
  <w:num w:numId="12">
    <w:abstractNumId w:val="46"/>
  </w:num>
  <w:num w:numId="13">
    <w:abstractNumId w:val="45"/>
  </w:num>
  <w:num w:numId="14">
    <w:abstractNumId w:val="39"/>
  </w:num>
  <w:num w:numId="15">
    <w:abstractNumId w:val="50"/>
  </w:num>
  <w:num w:numId="16">
    <w:abstractNumId w:val="26"/>
  </w:num>
  <w:num w:numId="17">
    <w:abstractNumId w:val="38"/>
  </w:num>
  <w:num w:numId="18">
    <w:abstractNumId w:val="10"/>
  </w:num>
  <w:num w:numId="19">
    <w:abstractNumId w:val="4"/>
  </w:num>
  <w:num w:numId="20">
    <w:abstractNumId w:val="48"/>
  </w:num>
  <w:num w:numId="21">
    <w:abstractNumId w:val="13"/>
  </w:num>
  <w:num w:numId="22">
    <w:abstractNumId w:val="8"/>
  </w:num>
  <w:num w:numId="23">
    <w:abstractNumId w:val="20"/>
  </w:num>
  <w:num w:numId="24">
    <w:abstractNumId w:val="47"/>
  </w:num>
  <w:num w:numId="25">
    <w:abstractNumId w:val="3"/>
  </w:num>
  <w:num w:numId="26">
    <w:abstractNumId w:val="14"/>
  </w:num>
  <w:num w:numId="27">
    <w:abstractNumId w:val="27"/>
  </w:num>
  <w:num w:numId="28">
    <w:abstractNumId w:val="36"/>
  </w:num>
  <w:num w:numId="29">
    <w:abstractNumId w:val="15"/>
  </w:num>
  <w:num w:numId="30">
    <w:abstractNumId w:val="40"/>
  </w:num>
  <w:num w:numId="31">
    <w:abstractNumId w:val="12"/>
  </w:num>
  <w:num w:numId="32">
    <w:abstractNumId w:val="31"/>
  </w:num>
  <w:num w:numId="33">
    <w:abstractNumId w:val="44"/>
  </w:num>
  <w:num w:numId="34">
    <w:abstractNumId w:val="21"/>
  </w:num>
  <w:num w:numId="35">
    <w:abstractNumId w:val="1"/>
  </w:num>
  <w:num w:numId="36">
    <w:abstractNumId w:val="7"/>
  </w:num>
  <w:num w:numId="37">
    <w:abstractNumId w:val="25"/>
  </w:num>
  <w:num w:numId="38">
    <w:abstractNumId w:val="2"/>
  </w:num>
  <w:num w:numId="39">
    <w:abstractNumId w:val="11"/>
  </w:num>
  <w:num w:numId="40">
    <w:abstractNumId w:val="9"/>
  </w:num>
  <w:num w:numId="41">
    <w:abstractNumId w:val="16"/>
  </w:num>
  <w:num w:numId="42">
    <w:abstractNumId w:val="49"/>
  </w:num>
  <w:num w:numId="43">
    <w:abstractNumId w:val="0"/>
  </w:num>
  <w:num w:numId="44">
    <w:abstractNumId w:val="6"/>
  </w:num>
  <w:num w:numId="45">
    <w:abstractNumId w:val="5"/>
  </w:num>
  <w:num w:numId="46">
    <w:abstractNumId w:val="17"/>
  </w:num>
  <w:num w:numId="47">
    <w:abstractNumId w:val="33"/>
  </w:num>
  <w:num w:numId="48">
    <w:abstractNumId w:val="35"/>
  </w:num>
  <w:num w:numId="49">
    <w:abstractNumId w:val="30"/>
  </w:num>
  <w:num w:numId="50">
    <w:abstractNumId w:val="43"/>
  </w:num>
  <w:num w:numId="51">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9A"/>
    <w:rsid w:val="0009259D"/>
    <w:rsid w:val="000B7DC6"/>
    <w:rsid w:val="00146CE1"/>
    <w:rsid w:val="00321A92"/>
    <w:rsid w:val="00345117"/>
    <w:rsid w:val="003E5874"/>
    <w:rsid w:val="00450130"/>
    <w:rsid w:val="004808BB"/>
    <w:rsid w:val="004D5151"/>
    <w:rsid w:val="005107CF"/>
    <w:rsid w:val="00516788"/>
    <w:rsid w:val="006A7199"/>
    <w:rsid w:val="00784930"/>
    <w:rsid w:val="007E29DA"/>
    <w:rsid w:val="00826F25"/>
    <w:rsid w:val="008A1BB1"/>
    <w:rsid w:val="00976730"/>
    <w:rsid w:val="009B2B78"/>
    <w:rsid w:val="009B6D49"/>
    <w:rsid w:val="009C6680"/>
    <w:rsid w:val="00A23568"/>
    <w:rsid w:val="00A520E6"/>
    <w:rsid w:val="00AB7C12"/>
    <w:rsid w:val="00B43860"/>
    <w:rsid w:val="00B521DA"/>
    <w:rsid w:val="00B763C9"/>
    <w:rsid w:val="00BA5DDB"/>
    <w:rsid w:val="00BC689B"/>
    <w:rsid w:val="00D464B4"/>
    <w:rsid w:val="00D46A50"/>
    <w:rsid w:val="00D54B51"/>
    <w:rsid w:val="00D72F92"/>
    <w:rsid w:val="00DF0504"/>
    <w:rsid w:val="00EA1C9A"/>
    <w:rsid w:val="00EE448F"/>
    <w:rsid w:val="00F32BAE"/>
    <w:rsid w:val="00F64AC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67A6"/>
  <w15:docId w15:val="{E460F78D-4F48-4007-B84F-D47260B7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9D473C"/>
    <w:pPr>
      <w:keepNext/>
      <w:keepLines/>
      <w:spacing w:before="460" w:after="120"/>
      <w:outlineLvl w:val="0"/>
    </w:pPr>
    <w:rPr>
      <w:rFonts w:asciiTheme="majorHAnsi" w:eastAsiaTheme="majorEastAsia" w:hAnsiTheme="majorHAnsi" w:cstheme="majorBidi"/>
      <w:color w:val="262626" w:themeColor="text1" w:themeTint="D9"/>
      <w:sz w:val="48"/>
      <w:szCs w:val="32"/>
      <w:lang w:val="en-US"/>
    </w:rPr>
  </w:style>
  <w:style w:type="paragraph" w:styleId="Heading2">
    <w:name w:val="heading 2"/>
    <w:basedOn w:val="Normal"/>
    <w:next w:val="Normal"/>
    <w:link w:val="Heading2Char"/>
    <w:uiPriority w:val="9"/>
    <w:unhideWhenUsed/>
    <w:qFormat/>
    <w:rsid w:val="004808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08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08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qFormat/>
    <w:rsid w:val="00446E35"/>
  </w:style>
  <w:style w:type="character" w:customStyle="1" w:styleId="eop">
    <w:name w:val="eop"/>
    <w:basedOn w:val="DefaultParagraphFont"/>
    <w:qFormat/>
    <w:rsid w:val="00446E35"/>
  </w:style>
  <w:style w:type="character" w:customStyle="1" w:styleId="spellingerror">
    <w:name w:val="spellingerror"/>
    <w:basedOn w:val="DefaultParagraphFont"/>
    <w:qFormat/>
    <w:rsid w:val="00446E35"/>
  </w:style>
  <w:style w:type="character" w:customStyle="1" w:styleId="contextualspellingandgrammarerror">
    <w:name w:val="contextualspellingandgrammarerror"/>
    <w:basedOn w:val="DefaultParagraphFont"/>
    <w:qFormat/>
    <w:rsid w:val="00446E35"/>
  </w:style>
  <w:style w:type="character" w:customStyle="1" w:styleId="Heading1Char">
    <w:name w:val="Heading 1 Char"/>
    <w:basedOn w:val="DefaultParagraphFont"/>
    <w:link w:val="Heading1"/>
    <w:uiPriority w:val="9"/>
    <w:qFormat/>
    <w:rsid w:val="009D473C"/>
    <w:rPr>
      <w:rFonts w:asciiTheme="majorHAnsi" w:eastAsiaTheme="majorEastAsia" w:hAnsiTheme="majorHAnsi" w:cstheme="majorBidi"/>
      <w:color w:val="262626" w:themeColor="text1" w:themeTint="D9"/>
      <w:sz w:val="48"/>
      <w:szCs w:val="32"/>
      <w:lang w:val="en-US"/>
    </w:rPr>
  </w:style>
  <w:style w:type="character" w:customStyle="1" w:styleId="InternetLink">
    <w:name w:val="Internet Link"/>
    <w:basedOn w:val="DefaultParagraphFont"/>
    <w:uiPriority w:val="99"/>
    <w:unhideWhenUsed/>
    <w:rsid w:val="00114E9A"/>
    <w:rPr>
      <w:color w:val="0563C1" w:themeColor="hyperlink"/>
      <w:u w:val="single"/>
    </w:rPr>
  </w:style>
  <w:style w:type="character" w:styleId="UnresolvedMention">
    <w:name w:val="Unresolved Mention"/>
    <w:basedOn w:val="DefaultParagraphFont"/>
    <w:uiPriority w:val="99"/>
    <w:semiHidden/>
    <w:unhideWhenUsed/>
    <w:qFormat/>
    <w:rsid w:val="00114E9A"/>
    <w:rPr>
      <w:color w:val="605E5C"/>
      <w:shd w:val="clear" w:color="auto" w:fill="E1DFDD"/>
    </w:rPr>
  </w:style>
  <w:style w:type="character" w:styleId="FollowedHyperlink">
    <w:name w:val="FollowedHyperlink"/>
    <w:basedOn w:val="DefaultParagraphFont"/>
    <w:uiPriority w:val="99"/>
    <w:semiHidden/>
    <w:unhideWhenUsed/>
    <w:qFormat/>
    <w:rsid w:val="00114E9A"/>
    <w:rPr>
      <w:color w:val="954F72" w:themeColor="followedHyperlink"/>
      <w:u w:val="single"/>
    </w:rPr>
  </w:style>
  <w:style w:type="character" w:customStyle="1" w:styleId="HeaderChar">
    <w:name w:val="Header Char"/>
    <w:basedOn w:val="DefaultParagraphFont"/>
    <w:link w:val="Header"/>
    <w:uiPriority w:val="99"/>
    <w:qFormat/>
    <w:rsid w:val="00EE338B"/>
  </w:style>
  <w:style w:type="character" w:customStyle="1" w:styleId="FooterChar">
    <w:name w:val="Footer Char"/>
    <w:basedOn w:val="DefaultParagraphFont"/>
    <w:link w:val="Footer"/>
    <w:uiPriority w:val="99"/>
    <w:qFormat/>
    <w:rsid w:val="00EE338B"/>
  </w:style>
  <w:style w:type="character" w:styleId="PlaceholderText">
    <w:name w:val="Placeholder Text"/>
    <w:basedOn w:val="DefaultParagraphFont"/>
    <w:uiPriority w:val="99"/>
    <w:semiHidden/>
    <w:qFormat/>
    <w:rsid w:val="00EE338B"/>
    <w:rPr>
      <w:color w:val="808080"/>
    </w:rPr>
  </w:style>
  <w:style w:type="character" w:customStyle="1" w:styleId="NoSpacingChar">
    <w:name w:val="No Spacing Char"/>
    <w:basedOn w:val="DefaultParagraphFont"/>
    <w:link w:val="NoSpacing"/>
    <w:uiPriority w:val="1"/>
    <w:qFormat/>
    <w:rsid w:val="00263372"/>
    <w:rPr>
      <w:rFonts w:eastAsiaTheme="minorEastAsia"/>
      <w:lang w:val="en-US"/>
    </w:rPr>
  </w:style>
  <w:style w:type="character" w:styleId="CommentReference">
    <w:name w:val="annotation reference"/>
    <w:basedOn w:val="DefaultParagraphFont"/>
    <w:uiPriority w:val="99"/>
    <w:semiHidden/>
    <w:unhideWhenUsed/>
    <w:qFormat/>
    <w:rsid w:val="0099230F"/>
    <w:rPr>
      <w:sz w:val="16"/>
      <w:szCs w:val="16"/>
    </w:rPr>
  </w:style>
  <w:style w:type="character" w:customStyle="1" w:styleId="CommentTextChar">
    <w:name w:val="Comment Text Char"/>
    <w:basedOn w:val="DefaultParagraphFont"/>
    <w:link w:val="CommentText"/>
    <w:uiPriority w:val="99"/>
    <w:semiHidden/>
    <w:qFormat/>
    <w:rsid w:val="0099230F"/>
    <w:rPr>
      <w:sz w:val="20"/>
      <w:szCs w:val="20"/>
    </w:rPr>
  </w:style>
  <w:style w:type="character" w:customStyle="1" w:styleId="CommentSubjectChar">
    <w:name w:val="Comment Subject Char"/>
    <w:basedOn w:val="CommentTextChar"/>
    <w:link w:val="CommentSubject"/>
    <w:uiPriority w:val="99"/>
    <w:semiHidden/>
    <w:qFormat/>
    <w:rsid w:val="0099230F"/>
    <w:rPr>
      <w:b/>
      <w:bCs/>
      <w:sz w:val="20"/>
      <w:szCs w:val="20"/>
    </w:rPr>
  </w:style>
  <w:style w:type="character" w:customStyle="1" w:styleId="BalloonTextChar">
    <w:name w:val="Balloon Text Char"/>
    <w:basedOn w:val="DefaultParagraphFont"/>
    <w:link w:val="BalloonText"/>
    <w:uiPriority w:val="99"/>
    <w:semiHidden/>
    <w:qFormat/>
    <w:rsid w:val="0099230F"/>
    <w:rPr>
      <w:rFonts w:ascii="Segoe UI" w:hAnsi="Segoe UI" w:cs="Segoe UI"/>
      <w:sz w:val="18"/>
      <w:szCs w:val="18"/>
    </w:rPr>
  </w:style>
  <w:style w:type="character" w:customStyle="1" w:styleId="VisitedInternetLink">
    <w:name w:val="Visited Internet 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004B2017"/>
    <w:pPr>
      <w:ind w:left="720"/>
      <w:contextualSpacing/>
    </w:pPr>
  </w:style>
  <w:style w:type="paragraph" w:customStyle="1" w:styleId="paragraph">
    <w:name w:val="paragraph"/>
    <w:basedOn w:val="Normal"/>
    <w:qFormat/>
    <w:rsid w:val="00446E35"/>
    <w:pPr>
      <w:spacing w:beforeAutospacing="1" w:afterAutospacing="1" w:line="240" w:lineRule="auto"/>
    </w:pPr>
    <w:rPr>
      <w:rFonts w:ascii="Times New Roman" w:eastAsia="Times New Roman" w:hAnsi="Times New Roman" w:cs="Times New Roman"/>
      <w:sz w:val="24"/>
      <w:szCs w:val="24"/>
      <w:lang w:eastAsia="en-IN"/>
    </w:rPr>
  </w:style>
  <w:style w:type="paragraph" w:styleId="ListBullet">
    <w:name w:val="List Bullet"/>
    <w:basedOn w:val="Normal"/>
    <w:uiPriority w:val="9"/>
    <w:qFormat/>
    <w:rsid w:val="009D473C"/>
    <w:pPr>
      <w:spacing w:after="120"/>
    </w:pPr>
    <w:rPr>
      <w:color w:val="595959" w:themeColor="text1" w:themeTint="A6"/>
      <w:sz w:val="30"/>
      <w:szCs w:val="30"/>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E338B"/>
    <w:pPr>
      <w:tabs>
        <w:tab w:val="center" w:pos="4513"/>
        <w:tab w:val="right" w:pos="9026"/>
      </w:tabs>
      <w:spacing w:after="0" w:line="240" w:lineRule="auto"/>
    </w:pPr>
  </w:style>
  <w:style w:type="paragraph" w:styleId="Footer">
    <w:name w:val="footer"/>
    <w:basedOn w:val="Normal"/>
    <w:link w:val="FooterChar"/>
    <w:uiPriority w:val="99"/>
    <w:unhideWhenUsed/>
    <w:rsid w:val="00EE338B"/>
    <w:pPr>
      <w:tabs>
        <w:tab w:val="center" w:pos="4513"/>
        <w:tab w:val="right" w:pos="9026"/>
      </w:tabs>
      <w:spacing w:after="0" w:line="240" w:lineRule="auto"/>
    </w:pPr>
  </w:style>
  <w:style w:type="paragraph" w:styleId="NoSpacing">
    <w:name w:val="No Spacing"/>
    <w:link w:val="NoSpacingChar"/>
    <w:uiPriority w:val="1"/>
    <w:qFormat/>
    <w:rsid w:val="00263372"/>
    <w:rPr>
      <w:rFonts w:ascii="Calibri" w:eastAsiaTheme="minorEastAsia" w:hAnsi="Calibri"/>
      <w:sz w:val="22"/>
      <w:lang w:val="en-US"/>
    </w:rPr>
  </w:style>
  <w:style w:type="paragraph" w:styleId="CommentText">
    <w:name w:val="annotation text"/>
    <w:basedOn w:val="Normal"/>
    <w:link w:val="CommentTextChar"/>
    <w:uiPriority w:val="99"/>
    <w:semiHidden/>
    <w:unhideWhenUsed/>
    <w:qFormat/>
    <w:rsid w:val="0099230F"/>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9230F"/>
    <w:rPr>
      <w:b/>
      <w:bCs/>
    </w:rPr>
  </w:style>
  <w:style w:type="paragraph" w:styleId="BalloonText">
    <w:name w:val="Balloon Text"/>
    <w:basedOn w:val="Normal"/>
    <w:link w:val="BalloonTextChar"/>
    <w:uiPriority w:val="99"/>
    <w:semiHidden/>
    <w:unhideWhenUsed/>
    <w:qFormat/>
    <w:rsid w:val="0099230F"/>
    <w:pPr>
      <w:spacing w:after="0" w:line="240" w:lineRule="auto"/>
    </w:pPr>
    <w:rPr>
      <w:rFonts w:ascii="Segoe UI" w:hAnsi="Segoe UI" w:cs="Segoe UI"/>
      <w:sz w:val="18"/>
      <w:szCs w:val="18"/>
    </w:rPr>
  </w:style>
  <w:style w:type="paragraph" w:styleId="TOCHeading">
    <w:name w:val="TOC Heading"/>
    <w:basedOn w:val="Heading1"/>
    <w:next w:val="Normal"/>
    <w:uiPriority w:val="39"/>
    <w:unhideWhenUsed/>
    <w:qFormat/>
    <w:rsid w:val="00BE485C"/>
    <w:pPr>
      <w:spacing w:before="240" w:after="0"/>
    </w:pPr>
    <w:rPr>
      <w:color w:val="2F5496" w:themeColor="accent1" w:themeShade="BF"/>
      <w:sz w:val="32"/>
    </w:rPr>
  </w:style>
  <w:style w:type="paragraph" w:styleId="TOC2">
    <w:name w:val="toc 2"/>
    <w:basedOn w:val="Normal"/>
    <w:next w:val="Normal"/>
    <w:autoRedefine/>
    <w:uiPriority w:val="39"/>
    <w:unhideWhenUsed/>
    <w:rsid w:val="00894603"/>
    <w:pPr>
      <w:spacing w:after="100"/>
    </w:pPr>
    <w:rPr>
      <w:rFonts w:eastAsiaTheme="minorEastAsia" w:cs="Times New Roman"/>
      <w:lang w:val="en-US"/>
    </w:rPr>
  </w:style>
  <w:style w:type="paragraph" w:styleId="TOC1">
    <w:name w:val="toc 1"/>
    <w:basedOn w:val="Normal"/>
    <w:next w:val="Normal"/>
    <w:autoRedefine/>
    <w:uiPriority w:val="39"/>
    <w:unhideWhenUsed/>
    <w:rsid w:val="00BE485C"/>
    <w:pPr>
      <w:spacing w:after="100"/>
    </w:pPr>
    <w:rPr>
      <w:rFonts w:eastAsiaTheme="minorEastAsia" w:cs="Times New Roman"/>
      <w:lang w:val="en-US"/>
    </w:rPr>
  </w:style>
  <w:style w:type="paragraph" w:styleId="TOC3">
    <w:name w:val="toc 3"/>
    <w:basedOn w:val="Normal"/>
    <w:next w:val="Normal"/>
    <w:autoRedefine/>
    <w:uiPriority w:val="39"/>
    <w:unhideWhenUsed/>
    <w:rsid w:val="00BE485C"/>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4808B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808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808BB"/>
    <w:rPr>
      <w:rFonts w:asciiTheme="majorHAnsi" w:eastAsiaTheme="majorEastAsia" w:hAnsiTheme="majorHAnsi" w:cstheme="majorBidi"/>
      <w:i/>
      <w:iCs/>
      <w:color w:val="2F5496" w:themeColor="accent1" w:themeShade="BF"/>
      <w:sz w:val="22"/>
    </w:rPr>
  </w:style>
  <w:style w:type="paragraph" w:customStyle="1" w:styleId="msonormal0">
    <w:name w:val="msonormal"/>
    <w:basedOn w:val="Normal"/>
    <w:rsid w:val="004808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808BB"/>
    <w:rPr>
      <w:color w:val="0000FF"/>
      <w:u w:val="single"/>
    </w:rPr>
  </w:style>
  <w:style w:type="paragraph" w:styleId="NormalWeb">
    <w:name w:val="Normal (Web)"/>
    <w:basedOn w:val="Normal"/>
    <w:uiPriority w:val="99"/>
    <w:unhideWhenUsed/>
    <w:rsid w:val="004808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808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0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808BB"/>
    <w:rPr>
      <w:rFonts w:ascii="Courier New" w:eastAsia="Times New Roman" w:hAnsi="Courier New" w:cs="Courier New"/>
      <w:szCs w:val="20"/>
      <w:lang w:eastAsia="en-IN"/>
    </w:rPr>
  </w:style>
  <w:style w:type="character" w:customStyle="1" w:styleId="k">
    <w:name w:val="k"/>
    <w:basedOn w:val="DefaultParagraphFont"/>
    <w:rsid w:val="004808BB"/>
  </w:style>
  <w:style w:type="character" w:customStyle="1" w:styleId="nn">
    <w:name w:val="nn"/>
    <w:basedOn w:val="DefaultParagraphFont"/>
    <w:rsid w:val="004808BB"/>
  </w:style>
  <w:style w:type="character" w:customStyle="1" w:styleId="p">
    <w:name w:val="p"/>
    <w:basedOn w:val="DefaultParagraphFont"/>
    <w:rsid w:val="004808BB"/>
  </w:style>
  <w:style w:type="character" w:customStyle="1" w:styleId="c1">
    <w:name w:val="c1"/>
    <w:basedOn w:val="DefaultParagraphFont"/>
    <w:rsid w:val="004808BB"/>
  </w:style>
  <w:style w:type="character" w:customStyle="1" w:styleId="nc">
    <w:name w:val="nc"/>
    <w:basedOn w:val="DefaultParagraphFont"/>
    <w:rsid w:val="004808BB"/>
  </w:style>
  <w:style w:type="character" w:customStyle="1" w:styleId="kt">
    <w:name w:val="kt"/>
    <w:basedOn w:val="DefaultParagraphFont"/>
    <w:rsid w:val="004808BB"/>
  </w:style>
  <w:style w:type="character" w:customStyle="1" w:styleId="nf">
    <w:name w:val="nf"/>
    <w:basedOn w:val="DefaultParagraphFont"/>
    <w:rsid w:val="004808BB"/>
  </w:style>
  <w:style w:type="character" w:customStyle="1" w:styleId="n">
    <w:name w:val="n"/>
    <w:basedOn w:val="DefaultParagraphFont"/>
    <w:rsid w:val="004808BB"/>
  </w:style>
  <w:style w:type="character" w:customStyle="1" w:styleId="m">
    <w:name w:val="m"/>
    <w:basedOn w:val="DefaultParagraphFont"/>
    <w:rsid w:val="004808BB"/>
  </w:style>
  <w:style w:type="character" w:customStyle="1" w:styleId="hljs-keyword">
    <w:name w:val="hljs-keyword"/>
    <w:basedOn w:val="DefaultParagraphFont"/>
    <w:rsid w:val="00BA5DDB"/>
  </w:style>
  <w:style w:type="character" w:customStyle="1" w:styleId="hljs-number">
    <w:name w:val="hljs-number"/>
    <w:basedOn w:val="DefaultParagraphFont"/>
    <w:rsid w:val="00BA5DDB"/>
  </w:style>
  <w:style w:type="character" w:customStyle="1" w:styleId="hljs-comment">
    <w:name w:val="hljs-comment"/>
    <w:basedOn w:val="DefaultParagraphFont"/>
    <w:rsid w:val="00BA5DDB"/>
  </w:style>
  <w:style w:type="character" w:customStyle="1" w:styleId="hljs-string">
    <w:name w:val="hljs-string"/>
    <w:basedOn w:val="DefaultParagraphFont"/>
    <w:rsid w:val="00BA5DDB"/>
  </w:style>
  <w:style w:type="character" w:customStyle="1" w:styleId="hljs-literal">
    <w:name w:val="hljs-literal"/>
    <w:basedOn w:val="DefaultParagraphFont"/>
    <w:rsid w:val="00D72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3086673">
      <w:bodyDiv w:val="1"/>
      <w:marLeft w:val="0"/>
      <w:marRight w:val="0"/>
      <w:marTop w:val="0"/>
      <w:marBottom w:val="0"/>
      <w:divBdr>
        <w:top w:val="none" w:sz="0" w:space="0" w:color="auto"/>
        <w:left w:val="none" w:sz="0" w:space="0" w:color="auto"/>
        <w:bottom w:val="none" w:sz="0" w:space="0" w:color="auto"/>
        <w:right w:val="none" w:sz="0" w:space="0" w:color="auto"/>
      </w:divBdr>
    </w:div>
    <w:div w:id="804546703">
      <w:bodyDiv w:val="1"/>
      <w:marLeft w:val="0"/>
      <w:marRight w:val="0"/>
      <w:marTop w:val="0"/>
      <w:marBottom w:val="0"/>
      <w:divBdr>
        <w:top w:val="none" w:sz="0" w:space="0" w:color="auto"/>
        <w:left w:val="none" w:sz="0" w:space="0" w:color="auto"/>
        <w:bottom w:val="none" w:sz="0" w:space="0" w:color="auto"/>
        <w:right w:val="none" w:sz="0" w:space="0" w:color="auto"/>
      </w:divBdr>
    </w:div>
    <w:div w:id="943004240">
      <w:bodyDiv w:val="1"/>
      <w:marLeft w:val="0"/>
      <w:marRight w:val="0"/>
      <w:marTop w:val="0"/>
      <w:marBottom w:val="0"/>
      <w:divBdr>
        <w:top w:val="none" w:sz="0" w:space="0" w:color="auto"/>
        <w:left w:val="none" w:sz="0" w:space="0" w:color="auto"/>
        <w:bottom w:val="none" w:sz="0" w:space="0" w:color="auto"/>
        <w:right w:val="none" w:sz="0" w:space="0" w:color="auto"/>
      </w:divBdr>
    </w:div>
    <w:div w:id="1283730358">
      <w:bodyDiv w:val="1"/>
      <w:marLeft w:val="0"/>
      <w:marRight w:val="0"/>
      <w:marTop w:val="0"/>
      <w:marBottom w:val="0"/>
      <w:divBdr>
        <w:top w:val="none" w:sz="0" w:space="0" w:color="auto"/>
        <w:left w:val="none" w:sz="0" w:space="0" w:color="auto"/>
        <w:bottom w:val="none" w:sz="0" w:space="0" w:color="auto"/>
        <w:right w:val="none" w:sz="0" w:space="0" w:color="auto"/>
      </w:divBdr>
    </w:div>
    <w:div w:id="1302343095">
      <w:bodyDiv w:val="1"/>
      <w:marLeft w:val="0"/>
      <w:marRight w:val="0"/>
      <w:marTop w:val="0"/>
      <w:marBottom w:val="0"/>
      <w:divBdr>
        <w:top w:val="none" w:sz="0" w:space="0" w:color="auto"/>
        <w:left w:val="none" w:sz="0" w:space="0" w:color="auto"/>
        <w:bottom w:val="none" w:sz="0" w:space="0" w:color="auto"/>
        <w:right w:val="none" w:sz="0" w:space="0" w:color="auto"/>
      </w:divBdr>
      <w:divsChild>
        <w:div w:id="337269786">
          <w:marLeft w:val="0"/>
          <w:marRight w:val="0"/>
          <w:marTop w:val="0"/>
          <w:marBottom w:val="0"/>
          <w:divBdr>
            <w:top w:val="none" w:sz="0" w:space="0" w:color="auto"/>
            <w:left w:val="none" w:sz="0" w:space="0" w:color="auto"/>
            <w:bottom w:val="none" w:sz="0" w:space="0" w:color="auto"/>
            <w:right w:val="none" w:sz="0" w:space="0" w:color="auto"/>
          </w:divBdr>
          <w:divsChild>
            <w:div w:id="113981404">
              <w:marLeft w:val="0"/>
              <w:marRight w:val="0"/>
              <w:marTop w:val="0"/>
              <w:marBottom w:val="240"/>
              <w:divBdr>
                <w:top w:val="none" w:sz="0" w:space="0" w:color="auto"/>
                <w:left w:val="none" w:sz="0" w:space="0" w:color="auto"/>
                <w:bottom w:val="none" w:sz="0" w:space="0" w:color="auto"/>
                <w:right w:val="none" w:sz="0" w:space="0" w:color="auto"/>
              </w:divBdr>
            </w:div>
          </w:divsChild>
        </w:div>
        <w:div w:id="135686411">
          <w:marLeft w:val="0"/>
          <w:marRight w:val="0"/>
          <w:marTop w:val="0"/>
          <w:marBottom w:val="0"/>
          <w:divBdr>
            <w:top w:val="none" w:sz="0" w:space="0" w:color="auto"/>
            <w:left w:val="none" w:sz="0" w:space="0" w:color="auto"/>
            <w:bottom w:val="none" w:sz="0" w:space="0" w:color="auto"/>
            <w:right w:val="none" w:sz="0" w:space="0" w:color="auto"/>
          </w:divBdr>
          <w:divsChild>
            <w:div w:id="1880236952">
              <w:marLeft w:val="0"/>
              <w:marRight w:val="0"/>
              <w:marTop w:val="0"/>
              <w:marBottom w:val="240"/>
              <w:divBdr>
                <w:top w:val="none" w:sz="0" w:space="0" w:color="auto"/>
                <w:left w:val="none" w:sz="0" w:space="0" w:color="auto"/>
                <w:bottom w:val="none" w:sz="0" w:space="0" w:color="auto"/>
                <w:right w:val="none" w:sz="0" w:space="0" w:color="auto"/>
              </w:divBdr>
            </w:div>
          </w:divsChild>
        </w:div>
        <w:div w:id="800459746">
          <w:marLeft w:val="0"/>
          <w:marRight w:val="0"/>
          <w:marTop w:val="0"/>
          <w:marBottom w:val="0"/>
          <w:divBdr>
            <w:top w:val="none" w:sz="0" w:space="0" w:color="auto"/>
            <w:left w:val="none" w:sz="0" w:space="0" w:color="auto"/>
            <w:bottom w:val="none" w:sz="0" w:space="0" w:color="auto"/>
            <w:right w:val="none" w:sz="0" w:space="0" w:color="auto"/>
          </w:divBdr>
          <w:divsChild>
            <w:div w:id="402725257">
              <w:marLeft w:val="0"/>
              <w:marRight w:val="0"/>
              <w:marTop w:val="0"/>
              <w:marBottom w:val="240"/>
              <w:divBdr>
                <w:top w:val="none" w:sz="0" w:space="0" w:color="auto"/>
                <w:left w:val="none" w:sz="0" w:space="0" w:color="auto"/>
                <w:bottom w:val="none" w:sz="0" w:space="0" w:color="auto"/>
                <w:right w:val="none" w:sz="0" w:space="0" w:color="auto"/>
              </w:divBdr>
            </w:div>
          </w:divsChild>
        </w:div>
        <w:div w:id="1131707636">
          <w:marLeft w:val="0"/>
          <w:marRight w:val="0"/>
          <w:marTop w:val="0"/>
          <w:marBottom w:val="0"/>
          <w:divBdr>
            <w:top w:val="none" w:sz="0" w:space="0" w:color="auto"/>
            <w:left w:val="none" w:sz="0" w:space="0" w:color="auto"/>
            <w:bottom w:val="none" w:sz="0" w:space="0" w:color="auto"/>
            <w:right w:val="none" w:sz="0" w:space="0" w:color="auto"/>
          </w:divBdr>
          <w:divsChild>
            <w:div w:id="1172138413">
              <w:marLeft w:val="0"/>
              <w:marRight w:val="0"/>
              <w:marTop w:val="0"/>
              <w:marBottom w:val="240"/>
              <w:divBdr>
                <w:top w:val="none" w:sz="0" w:space="0" w:color="auto"/>
                <w:left w:val="none" w:sz="0" w:space="0" w:color="auto"/>
                <w:bottom w:val="none" w:sz="0" w:space="0" w:color="auto"/>
                <w:right w:val="none" w:sz="0" w:space="0" w:color="auto"/>
              </w:divBdr>
            </w:div>
          </w:divsChild>
        </w:div>
        <w:div w:id="1410882849">
          <w:marLeft w:val="0"/>
          <w:marRight w:val="0"/>
          <w:marTop w:val="0"/>
          <w:marBottom w:val="0"/>
          <w:divBdr>
            <w:top w:val="none" w:sz="0" w:space="0" w:color="auto"/>
            <w:left w:val="none" w:sz="0" w:space="0" w:color="auto"/>
            <w:bottom w:val="none" w:sz="0" w:space="0" w:color="auto"/>
            <w:right w:val="none" w:sz="0" w:space="0" w:color="auto"/>
          </w:divBdr>
          <w:divsChild>
            <w:div w:id="10193075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29783470">
      <w:bodyDiv w:val="1"/>
      <w:marLeft w:val="0"/>
      <w:marRight w:val="0"/>
      <w:marTop w:val="0"/>
      <w:marBottom w:val="0"/>
      <w:divBdr>
        <w:top w:val="none" w:sz="0" w:space="0" w:color="auto"/>
        <w:left w:val="none" w:sz="0" w:space="0" w:color="auto"/>
        <w:bottom w:val="none" w:sz="0" w:space="0" w:color="auto"/>
        <w:right w:val="none" w:sz="0" w:space="0" w:color="auto"/>
      </w:divBdr>
    </w:div>
    <w:div w:id="2131123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securityheaders.com/" TargetMode="External"/><Relationship Id="rId117" Type="http://schemas.openxmlformats.org/officeDocument/2006/relationships/hyperlink" Target="http://alerta.io/" TargetMode="External"/><Relationship Id="rId21" Type="http://schemas.openxmlformats.org/officeDocument/2006/relationships/hyperlink" Target="https://nodejs.org/api/vm.html" TargetMode="External"/><Relationship Id="rId42" Type="http://schemas.openxmlformats.org/officeDocument/2006/relationships/hyperlink" Target="https://www.infosecurity-magazine.com/opinions/comment-tips-for-privatekey-management/" TargetMode="External"/><Relationship Id="rId47" Type="http://schemas.openxmlformats.org/officeDocument/2006/relationships/hyperlink" Target="https://github.com/HoLyVieR/prototype-pollution-nsec18/blob/master/paper/" TargetMode="External"/><Relationship Id="rId63" Type="http://schemas.openxmlformats.org/officeDocument/2006/relationships/hyperlink" Target="https://cloud.google.com/compute/docs/access/create-enable-service-accounts-for-instances" TargetMode="External"/><Relationship Id="rId68" Type="http://schemas.openxmlformats.org/officeDocument/2006/relationships/hyperlink" Target="https://github.com/square/keywhiz" TargetMode="External"/><Relationship Id="rId84" Type="http://schemas.openxmlformats.org/officeDocument/2006/relationships/hyperlink" Target="https://www.ssllabs.com/" TargetMode="External"/><Relationship Id="rId89" Type="http://schemas.openxmlformats.org/officeDocument/2006/relationships/hyperlink" Target="https://security.stackexchange.com/a/19386" TargetMode="External"/><Relationship Id="rId112" Type="http://schemas.openxmlformats.org/officeDocument/2006/relationships/hyperlink" Target="https://www.braintreepayments.com/" TargetMode="External"/><Relationship Id="rId16" Type="http://schemas.openxmlformats.org/officeDocument/2006/relationships/hyperlink" Target="https://blog.sqreen.com/mongodb-will-not-prevent-nosql-injections-in-yournode-js-app/" TargetMode="External"/><Relationship Id="rId107" Type="http://schemas.openxmlformats.org/officeDocument/2006/relationships/hyperlink" Target="https://blog.sqreen.com/most-common-types-of-ato-attacks/" TargetMode="External"/><Relationship Id="rId11" Type="http://schemas.openxmlformats.org/officeDocument/2006/relationships/hyperlink" Target="https://www.npmjs/" TargetMode="External"/><Relationship Id="rId32" Type="http://schemas.openxmlformats.org/officeDocument/2006/relationships/hyperlink" Target="https://github.com/nodesecurity/eslint-plugin-security" TargetMode="External"/><Relationship Id="rId37" Type="http://schemas.openxmlformats.org/officeDocument/2006/relationships/hyperlink" Target="https://docs.npmjs.com/cli/audit" TargetMode="External"/><Relationship Id="rId53" Type="http://schemas.openxmlformats.org/officeDocument/2006/relationships/hyperlink" Target="http://docs.ansible.com/ansible/intro_getting_started.html" TargetMode="External"/><Relationship Id="rId58" Type="http://schemas.openxmlformats.org/officeDocument/2006/relationships/hyperlink" Target="https://www.dataone.org/best-practices/ensure-integrity-and-accessibility-when-making-backups-data" TargetMode="External"/><Relationship Id="rId74" Type="http://schemas.openxmlformats.org/officeDocument/2006/relationships/hyperlink" Target="http://docs.ansible.com/ansible/playbooks_vault.html" TargetMode="External"/><Relationship Id="rId79" Type="http://schemas.openxmlformats.org/officeDocument/2006/relationships/hyperlink" Target="https://certbot.eff.org/" TargetMode="External"/><Relationship Id="rId102" Type="http://schemas.openxmlformats.org/officeDocument/2006/relationships/hyperlink" Target="https://www.techradar.com/news/best-ddos-protection"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github.com/glensc/monitoring-plugin-check_domain" TargetMode="External"/><Relationship Id="rId95" Type="http://schemas.openxmlformats.org/officeDocument/2006/relationships/hyperlink" Target="https://auth0.com/" TargetMode="External"/><Relationship Id="rId22" Type="http://schemas.openxmlformats.org/officeDocument/2006/relationships/hyperlink" Target="https://nodejs.org/dist/latest-v8.x/docs/api/crypto.html" TargetMode="External"/><Relationship Id="rId27" Type="http://schemas.openxmlformats.org/officeDocument/2006/relationships/hyperlink" Target="https://www.ssllabs.com/" TargetMode="External"/><Relationship Id="rId43" Type="http://schemas.openxmlformats.org/officeDocument/2006/relationships/hyperlink" Target="https://www.digitalocean.com/community/tutorials/an-introduction-to-managing-secrets-safely-with-version-control-systems" TargetMode="External"/><Relationship Id="rId48" Type="http://schemas.openxmlformats.org/officeDocument/2006/relationships/hyperlink" Target="https://hackerone.com/reports/310443" TargetMode="External"/><Relationship Id="rId64" Type="http://schemas.openxmlformats.org/officeDocument/2006/relationships/hyperlink" Target="https://qbox.io/blog/welcome-to-the-elk-stack-elasticsearch-logstash-kibana" TargetMode="External"/><Relationship Id="rId69" Type="http://schemas.openxmlformats.org/officeDocument/2006/relationships/hyperlink" Target="https://aws.amazon.com/cloudhsm/" TargetMode="External"/><Relationship Id="rId113" Type="http://schemas.openxmlformats.org/officeDocument/2006/relationships/hyperlink" Target="https://www.pcisecuritystandards.org/pdfs/pciscc_ten_common_myths.pdf" TargetMode="External"/><Relationship Id="rId118" Type="http://schemas.openxmlformats.org/officeDocument/2006/relationships/hyperlink" Target="http://docs.aws.amazon.com/general/latest/gr/aws-security-audit-guide.html" TargetMode="External"/><Relationship Id="rId80" Type="http://schemas.openxmlformats.org/officeDocument/2006/relationships/hyperlink" Target="https://www.digitalocean.com/community/tutorials/how-to-secure-nginx-withlet-s-encrypt-on-ubuntu-14-04" TargetMode="External"/><Relationship Id="rId85" Type="http://schemas.openxmlformats.org/officeDocument/2006/relationships/hyperlink" Target="https://serverlesscode.com/post/ssl-expiration-alerts-with-lambda/" TargetMode="External"/><Relationship Id="rId12" Type="http://schemas.openxmlformats.org/officeDocument/2006/relationships/hyperlink" Target="https://www.npmjs.com/package/publish-please" TargetMode="External"/><Relationship Id="rId17" Type="http://schemas.openxmlformats.org/officeDocument/2006/relationships/hyperlink" Target="https://www.npmjs.com/package/joi" TargetMode="External"/><Relationship Id="rId33" Type="http://schemas.openxmlformats.org/officeDocument/2006/relationships/hyperlink" Target="https://github.com/mre/awesome-static-analysis" TargetMode="External"/><Relationship Id="rId38" Type="http://schemas.openxmlformats.org/officeDocument/2006/relationships/hyperlink" Target="https://snyk.io/" TargetMode="External"/><Relationship Id="rId59" Type="http://schemas.openxmlformats.org/officeDocument/2006/relationships/hyperlink" Target="https://aws.amazon.com/getting-started/backup-files-to-amazon-s3/" TargetMode="External"/><Relationship Id="rId103" Type="http://schemas.openxmlformats.org/officeDocument/2006/relationships/hyperlink" Target="https://www.digitalocean.com/community/tutorials/how-to-protect-ssh-withfail2ban-on-ubuntu-14-04" TargetMode="External"/><Relationship Id="rId108" Type="http://schemas.openxmlformats.org/officeDocument/2006/relationships/hyperlink" Target="https://blog.sqreen.com/docker-security/" TargetMode="External"/><Relationship Id="rId54" Type="http://schemas.openxmlformats.org/officeDocument/2006/relationships/hyperlink" Target="https://docs.saltstack.com/en/latest/topics/tutorials/walkthrough.html" TargetMode="External"/><Relationship Id="rId70" Type="http://schemas.openxmlformats.org/officeDocument/2006/relationships/hyperlink" Target="https://aws.amazon.com/kms/" TargetMode="External"/><Relationship Id="rId75" Type="http://schemas.openxmlformats.org/officeDocument/2006/relationships/hyperlink" Target="https://www.ubuntu.com/usn/" TargetMode="External"/><Relationship Id="rId91" Type="http://schemas.openxmlformats.org/officeDocument/2006/relationships/hyperlink" Target="https://github.com/nodejs/Release" TargetMode="External"/><Relationship Id="rId96" Type="http://schemas.openxmlformats.org/officeDocument/2006/relationships/hyperlink" Target="https://www.yubico.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n.wikipedia.org/wiki/Bcrypt" TargetMode="External"/><Relationship Id="rId28" Type="http://schemas.openxmlformats.org/officeDocument/2006/relationships/hyperlink" Target="https://www.owasp.org/index.php/OWASP_Zed_Attack_Proxy_Project" TargetMode="External"/><Relationship Id="rId49" Type="http://schemas.openxmlformats.org/officeDocument/2006/relationships/hyperlink" Target="https://www.regular-expressions.info/catastrophic.html" TargetMode="External"/><Relationship Id="rId114" Type="http://schemas.openxmlformats.org/officeDocument/2006/relationships/hyperlink" Target="https://cloudsecurityalliance.org/" TargetMode="External"/><Relationship Id="rId119" Type="http://schemas.openxmlformats.org/officeDocument/2006/relationships/hyperlink" Target="https://searchsecurity.techtarget.com/IT-security-auditing-Best-practices-for-conducting-audits" TargetMode="External"/><Relationship Id="rId44" Type="http://schemas.openxmlformats.org/officeDocument/2006/relationships/hyperlink" Target="https://www.vaultproject.io/" TargetMode="External"/><Relationship Id="rId60" Type="http://schemas.openxmlformats.org/officeDocument/2006/relationships/hyperlink" Target="https://observatory.mozilla.org/" TargetMode="External"/><Relationship Id="rId65" Type="http://schemas.openxmlformats.org/officeDocument/2006/relationships/hyperlink" Target="https://www.loggly.com/" TargetMode="External"/><Relationship Id="rId81" Type="http://schemas.openxmlformats.org/officeDocument/2006/relationships/hyperlink" Target="https://www.digitalocean.com/community/tutorials/how-to-secure-apache-withlet-s-encrypt-on-ubuntu-14-04" TargetMode="External"/><Relationship Id="rId86" Type="http://schemas.openxmlformats.org/officeDocument/2006/relationships/hyperlink" Target="http://techblog.netflix.com/2017/03/netflix-security-monkey-on-google-%20cloud.html"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docs.npmjs.com/misc/scripts" TargetMode="External"/><Relationship Id="rId18" Type="http://schemas.openxmlformats.org/officeDocument/2006/relationships/hyperlink" Target="https://en.wikipedia.org/wiki/SQL_injection" TargetMode="External"/><Relationship Id="rId39" Type="http://schemas.openxmlformats.org/officeDocument/2006/relationships/hyperlink" Target="https://www.sqreen.com/" TargetMode="External"/><Relationship Id="rId109" Type="http://schemas.openxmlformats.org/officeDocument/2006/relationships/hyperlink" Target="https://blog.sqreen.com/kubernetes-security-best-practices/" TargetMode="External"/><Relationship Id="rId34" Type="http://schemas.openxmlformats.org/officeDocument/2006/relationships/hyperlink" Target="http://www.arachni-scanner.com/" TargetMode="External"/><Relationship Id="rId50" Type="http://schemas.openxmlformats.org/officeDocument/2006/relationships/hyperlink" Target="https://github.com/davisjam/vuln-regex-detector" TargetMode="External"/><Relationship Id="rId55" Type="http://schemas.openxmlformats.org/officeDocument/2006/relationships/hyperlink" Target="https://docs.mongodb.com/manual/core/backups/" TargetMode="External"/><Relationship Id="rId76" Type="http://schemas.openxmlformats.org/officeDocument/2006/relationships/hyperlink" Target="https://help.ubuntu.com/community/AutomaticSecurityUpdates" TargetMode="External"/><Relationship Id="rId97" Type="http://schemas.openxmlformats.org/officeDocument/2006/relationships/hyperlink" Target="https://nakedsecurity.sophos.com/2016/08/18/nists-new-password-rules-whatyou-need-to-know/" TargetMode="External"/><Relationship Id="rId104" Type="http://schemas.openxmlformats.org/officeDocument/2006/relationships/hyperlink" Target="https://docs.microsoft.com/en-us/azure/information-protection/deploy-aip-scanner" TargetMode="External"/><Relationship Id="rId120" Type="http://schemas.openxmlformats.org/officeDocument/2006/relationships/hyperlink" Target="https://cloud.google.com/asset-inventory/docs/overview" TargetMode="External"/><Relationship Id="rId7" Type="http://schemas.openxmlformats.org/officeDocument/2006/relationships/endnotes" Target="endnotes.xml"/><Relationship Id="rId71" Type="http://schemas.openxmlformats.org/officeDocument/2006/relationships/hyperlink" Target="https://github.com/chef/chef-vault" TargetMode="External"/><Relationship Id="rId92" Type="http://schemas.openxmlformats.org/officeDocument/2006/relationships/hyperlink" Target="https://www.sqreen.com/web-application-security/what-is-rasp" TargetMode="External"/><Relationship Id="rId2" Type="http://schemas.openxmlformats.org/officeDocument/2006/relationships/numbering" Target="numbering.xml"/><Relationship Id="rId29" Type="http://schemas.openxmlformats.org/officeDocument/2006/relationships/hyperlink" Target="https://www.owasp.org/index.php/OWASP_Testing_Guide_v4_Table_of_Contents" TargetMode="External"/><Relationship Id="rId24" Type="http://schemas.openxmlformats.org/officeDocument/2006/relationships/hyperlink" Target="http://crypto.stackexchange.com/questions/43272/why-is-writing-your-own-encryption-discouraged" TargetMode="External"/><Relationship Id="rId40" Type="http://schemas.openxmlformats.org/officeDocument/2006/relationships/hyperlink" Target="https://www.owasp.org/index.php/Category:OWASP_Code_Review_Project" TargetMode="External"/><Relationship Id="rId45" Type="http://schemas.openxmlformats.org/officeDocument/2006/relationships/hyperlink" Target="https://en.wikipedia.org/wiki/Systems_development_life_cycle" TargetMode="External"/><Relationship Id="rId66" Type="http://schemas.openxmlformats.org/officeDocument/2006/relationships/hyperlink" Target="https://en.wikipedia.org/wiki/Network_Time_Protocol" TargetMode="External"/><Relationship Id="rId87" Type="http://schemas.openxmlformats.org/officeDocument/2006/relationships/hyperlink" Target="https://cloudsploit.com/events" TargetMode="External"/><Relationship Id="rId110" Type="http://schemas.openxmlformats.org/officeDocument/2006/relationships/hyperlink" Target="https://docs.docker.com/docker-cloud/builds/image-scan/" TargetMode="External"/><Relationship Id="rId115" Type="http://schemas.openxmlformats.org/officeDocument/2006/relationships/hyperlink" Target="https://en.wikipedia.org/wiki/ISO/IEC_27001:2013" TargetMode="External"/><Relationship Id="rId61" Type="http://schemas.openxmlformats.org/officeDocument/2006/relationships/hyperlink" Target="https://www.ssllabs.com/" TargetMode="External"/><Relationship Id="rId82" Type="http://schemas.openxmlformats.org/officeDocument/2006/relationships/hyperlink" Target="https://martinfowler.com/bliki/ImmutableServer.html" TargetMode="External"/><Relationship Id="rId19" Type="http://schemas.openxmlformats.org/officeDocument/2006/relationships/hyperlink" Target="https://nodejs.org/api/fs.html" TargetMode="External"/><Relationship Id="rId14" Type="http://schemas.openxmlformats.org/officeDocument/2006/relationships/hyperlink" Target="https://pugjs.org/language/code.html" TargetMode="External"/><Relationship Id="rId30" Type="http://schemas.openxmlformats.org/officeDocument/2006/relationships/hyperlink" Target="https://www.owasp.org/index.php/Source_Code_Analysis_Tools" TargetMode="External"/><Relationship Id="rId35" Type="http://schemas.openxmlformats.org/officeDocument/2006/relationships/hyperlink" Target="https://www.owasp.org/index.php/OWASP_Zed_Attack_Proxy_Project" TargetMode="External"/><Relationship Id="rId56" Type="http://schemas.openxmlformats.org/officeDocument/2006/relationships/hyperlink" Target="https://www.postgresql.org/docs/current/static/backup.html" TargetMode="External"/><Relationship Id="rId77" Type="http://schemas.openxmlformats.org/officeDocument/2006/relationships/hyperlink" Target="https://access.redhat.com/security/vulnerabilities" TargetMode="External"/><Relationship Id="rId100" Type="http://schemas.openxmlformats.org/officeDocument/2006/relationships/hyperlink" Target="https://www.akamai.com/" TargetMode="External"/><Relationship Id="rId105" Type="http://schemas.openxmlformats.org/officeDocument/2006/relationships/hyperlink" Target="https://www.owasp.org/index.php/Blocking_Brute_Force_Attacks" TargetMode="External"/><Relationship Id="rId8" Type="http://schemas.openxmlformats.org/officeDocument/2006/relationships/image" Target="media/image1.png"/><Relationship Id="rId51" Type="http://schemas.openxmlformats.org/officeDocument/2006/relationships/hyperlink" Target="%20https://npm.anvaka.com/" TargetMode="External"/><Relationship Id="rId72" Type="http://schemas.openxmlformats.org/officeDocument/2006/relationships/hyperlink" Target="https://puppet.com/blog/encrypt-your-data-using-hiera-eyaml" TargetMode="External"/><Relationship Id="rId93" Type="http://schemas.openxmlformats.org/officeDocument/2006/relationships/hyperlink" Target="https://en.wikipedia.org/wiki/Web_application_firewall" TargetMode="External"/><Relationship Id="rId98" Type="http://schemas.openxmlformats.org/officeDocument/2006/relationships/hyperlink" Target="https://www.airbnb.com/security" TargetMode="External"/><Relationship Id="rId121" Type="http://schemas.openxmlformats.org/officeDocument/2006/relationships/footer" Target="footer1.xml"/><Relationship Id="rId3" Type="http://schemas.openxmlformats.org/officeDocument/2006/relationships/styles" Target="styles.xml"/><Relationship Id="rId25" Type="http://schemas.openxmlformats.org/officeDocument/2006/relationships/hyperlink" Target="https://blogs.dropbox.com/tech/2016/09/how-dropbox-securely-stores-your-passwords/" TargetMode="External"/><Relationship Id="rId46" Type="http://schemas.openxmlformats.org/officeDocument/2006/relationships/hyperlink" Target="https://www.owasp.org/images/7/76/Jim_Manico_(Hamburg)_-_Securiing_the_SDLC.pdf" TargetMode="External"/><Relationship Id="rId67" Type="http://schemas.openxmlformats.org/officeDocument/2006/relationships/hyperlink" Target="https://www.vaultproject.io/" TargetMode="External"/><Relationship Id="rId116" Type="http://schemas.openxmlformats.org/officeDocument/2006/relationships/hyperlink" Target="https://www.linode.com/docs/security/using-fail2ban-for-security" TargetMode="External"/><Relationship Id="rId20" Type="http://schemas.openxmlformats.org/officeDocument/2006/relationships/hyperlink" Target="https://nodejs.org/api/child_process.html" TargetMode="External"/><Relationship Id="rId41" Type="http://schemas.openxmlformats.org/officeDocument/2006/relationships/hyperlink" Target="https://www.npmjs.com/package/config" TargetMode="External"/><Relationship Id="rId62" Type="http://schemas.openxmlformats.org/officeDocument/2006/relationships/hyperlink" Target="http://docs.aws.amazon.com/IAM/latest/UserGuide/introduction.html" TargetMode="External"/><Relationship Id="rId83" Type="http://schemas.openxmlformats.org/officeDocument/2006/relationships/hyperlink" Target="https://www.digitalocean.com/community/tutorials/what-is-immutable-infrastructure" TargetMode="External"/><Relationship Id="rId88" Type="http://schemas.openxmlformats.org/officeDocument/2006/relationships/hyperlink" Target="https://www.ossec.net/" TargetMode="External"/><Relationship Id="rId111" Type="http://schemas.openxmlformats.org/officeDocument/2006/relationships/hyperlink" Target="https://stripe.com/" TargetMode="External"/><Relationship Id="rId15" Type="http://schemas.openxmlformats.org/officeDocument/2006/relationships/hyperlink" Target="https://mustache.github.io/mustache.5.html" TargetMode="External"/><Relationship Id="rId36" Type="http://schemas.openxmlformats.org/officeDocument/2006/relationships/hyperlink" Target="https://www.acunetix.com/vulnerability-scanner/" TargetMode="External"/><Relationship Id="rId57" Type="http://schemas.openxmlformats.org/officeDocument/2006/relationships/hyperlink" Target="http://www.tecmint.com/linux-system-backup-tools/" TargetMode="External"/><Relationship Id="rId106" Type="http://schemas.openxmlformats.org/officeDocument/2006/relationships/hyperlink" Target="https://security.stackexchange.com/questions/94432/should-i-implement-%20incorrect-password-delay-in-a-website-or-a-webservice" TargetMode="External"/><Relationship Id="rId10" Type="http://schemas.openxmlformats.org/officeDocument/2006/relationships/image" Target="media/image3.jpeg"/><Relationship Id="rId31" Type="http://schemas.openxmlformats.org/officeDocument/2006/relationships/hyperlink" Target="http://eslint.org/" TargetMode="External"/><Relationship Id="rId52" Type="http://schemas.openxmlformats.org/officeDocument/2006/relationships/hyperlink" Target="https://learn.chef.io/tutorials/" TargetMode="External"/><Relationship Id="rId73" Type="http://schemas.openxmlformats.org/officeDocument/2006/relationships/hyperlink" Target="https://docs.saltstack.com/en/latest/ref/renderers/all/salt.renderers.gpg.html" TargetMode="External"/><Relationship Id="rId78" Type="http://schemas.openxmlformats.org/officeDocument/2006/relationships/hyperlink" Target="https://letsencrypt.org/" TargetMode="External"/><Relationship Id="rId94" Type="http://schemas.openxmlformats.org/officeDocument/2006/relationships/hyperlink" Target="https://duo.com/" TargetMode="External"/><Relationship Id="rId99" Type="http://schemas.openxmlformats.org/officeDocument/2006/relationships/hyperlink" Target="https://www.apple.com/support/security/" TargetMode="External"/><Relationship Id="rId101" Type="http://schemas.openxmlformats.org/officeDocument/2006/relationships/hyperlink" Target="https://www.cloudflare.com/ddos/" TargetMode="External"/><Relationship Id="rId1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02937-F4CC-4EB8-9061-39077E07E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7267</TotalTime>
  <Pages>35</Pages>
  <Words>7179</Words>
  <Characters>40922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Techforce.ai Best practices</vt:lpstr>
    </vt:vector>
  </TitlesOfParts>
  <Company/>
  <LinksUpToDate>false</LinksUpToDate>
  <CharactersWithSpaces>48005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Techforce.ai Best practices</dc:title>
  <dc:subject>Reference Manual</dc:subject>
  <dc:creator/>
  <dc:description/>
  <cp:lastModifiedBy>Pranusha Puppala</cp:lastModifiedBy>
  <cp:revision>49</cp:revision>
  <cp:lastPrinted>2020-01-29T12:14:00Z</cp:lastPrinted>
  <dcterms:created xsi:type="dcterms:W3CDTF">2020-01-05T17:28:00Z</dcterms:created>
  <dcterms:modified xsi:type="dcterms:W3CDTF">2020-10-06T11:57:00Z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